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924624"/>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Fonts w:asciiTheme="minorHAnsi" w:eastAsiaTheme="minorHAnsi" w:hAnsiTheme="minorHAnsi" w:cstheme="minorBidi"/>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Default="00660BB0" w:rsidP="001A5BCA">
          <w:pPr>
            <w:pStyle w:val="TOCHeading"/>
            <w:bidi/>
            <w:rPr>
              <w:lang w:bidi="he-IL"/>
            </w:rPr>
          </w:pPr>
          <w:r>
            <w:rPr>
              <w:rFonts w:hint="cs"/>
              <w:rtl/>
              <w:lang w:bidi="he-IL"/>
            </w:rPr>
            <w:t>תוכן עניינים</w:t>
          </w:r>
        </w:p>
        <w:p w14:paraId="32D23B20" w14:textId="5D9B973D" w:rsidR="001A5BCA" w:rsidRDefault="00660BB0" w:rsidP="001A5BCA">
          <w:pPr>
            <w:pStyle w:val="TOC1"/>
            <w:bidi/>
            <w:rPr>
              <w:rFonts w:eastAsiaTheme="minorEastAsia"/>
              <w:noProof/>
              <w:kern w:val="2"/>
              <w:lang w:eastAsia="en-IL"/>
              <w14:ligatures w14:val="standardContextual"/>
            </w:rPr>
          </w:pPr>
          <w:r>
            <w:fldChar w:fldCharType="begin"/>
          </w:r>
          <w:r>
            <w:instrText xml:space="preserve"> TOC \o "1-3" \h \z \u </w:instrText>
          </w:r>
          <w:r>
            <w:fldChar w:fldCharType="separate"/>
          </w:r>
          <w:hyperlink w:anchor="_Toc137924624" w:history="1">
            <w:r w:rsidR="001A5BCA" w:rsidRPr="006036D9">
              <w:rPr>
                <w:rStyle w:val="Hyperlink"/>
                <w:noProof/>
                <w:rtl/>
              </w:rPr>
              <w:t>תקציר</w:t>
            </w:r>
            <w:r w:rsidR="001A5BCA">
              <w:rPr>
                <w:noProof/>
                <w:webHidden/>
              </w:rPr>
              <w:tab/>
            </w:r>
            <w:r w:rsidR="001A5BCA">
              <w:rPr>
                <w:noProof/>
                <w:webHidden/>
              </w:rPr>
              <w:fldChar w:fldCharType="begin"/>
            </w:r>
            <w:r w:rsidR="001A5BCA">
              <w:rPr>
                <w:noProof/>
                <w:webHidden/>
              </w:rPr>
              <w:instrText xml:space="preserve"> PAGEREF _Toc137924624 \h </w:instrText>
            </w:r>
            <w:r w:rsidR="001A5BCA">
              <w:rPr>
                <w:noProof/>
                <w:webHidden/>
              </w:rPr>
            </w:r>
            <w:r w:rsidR="001A5BCA">
              <w:rPr>
                <w:noProof/>
                <w:webHidden/>
              </w:rPr>
              <w:fldChar w:fldCharType="separate"/>
            </w:r>
            <w:r w:rsidR="001A5BCA">
              <w:rPr>
                <w:noProof/>
                <w:webHidden/>
              </w:rPr>
              <w:t>2</w:t>
            </w:r>
            <w:r w:rsidR="001A5BCA">
              <w:rPr>
                <w:noProof/>
                <w:webHidden/>
              </w:rPr>
              <w:fldChar w:fldCharType="end"/>
            </w:r>
          </w:hyperlink>
        </w:p>
        <w:p w14:paraId="46330AA6" w14:textId="7629EEF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5" w:history="1">
            <w:r w:rsidR="001A5BCA" w:rsidRPr="006036D9">
              <w:rPr>
                <w:rStyle w:val="Hyperlink"/>
                <w:noProof/>
                <w:rtl/>
              </w:rPr>
              <w:t>מבוא</w:t>
            </w:r>
            <w:r w:rsidR="001A5BCA">
              <w:rPr>
                <w:noProof/>
                <w:webHidden/>
              </w:rPr>
              <w:tab/>
            </w:r>
            <w:r w:rsidR="001A5BCA">
              <w:rPr>
                <w:noProof/>
                <w:webHidden/>
              </w:rPr>
              <w:fldChar w:fldCharType="begin"/>
            </w:r>
            <w:r w:rsidR="001A5BCA">
              <w:rPr>
                <w:noProof/>
                <w:webHidden/>
              </w:rPr>
              <w:instrText xml:space="preserve"> PAGEREF _Toc137924625 \h </w:instrText>
            </w:r>
            <w:r w:rsidR="001A5BCA">
              <w:rPr>
                <w:noProof/>
                <w:webHidden/>
              </w:rPr>
            </w:r>
            <w:r w:rsidR="001A5BCA">
              <w:rPr>
                <w:noProof/>
                <w:webHidden/>
              </w:rPr>
              <w:fldChar w:fldCharType="separate"/>
            </w:r>
            <w:r w:rsidR="001A5BCA">
              <w:rPr>
                <w:noProof/>
                <w:webHidden/>
              </w:rPr>
              <w:t>4</w:t>
            </w:r>
            <w:r w:rsidR="001A5BCA">
              <w:rPr>
                <w:noProof/>
                <w:webHidden/>
              </w:rPr>
              <w:fldChar w:fldCharType="end"/>
            </w:r>
          </w:hyperlink>
        </w:p>
        <w:p w14:paraId="2F2C5BD8" w14:textId="4170A501"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6" w:history="1">
            <w:r w:rsidR="001A5BCA" w:rsidRPr="006036D9">
              <w:rPr>
                <w:rStyle w:val="Hyperlink"/>
                <w:noProof/>
                <w:rtl/>
              </w:rPr>
              <w:t>סביבת העבודה</w:t>
            </w:r>
            <w:r w:rsidR="001A5BCA">
              <w:rPr>
                <w:noProof/>
                <w:webHidden/>
              </w:rPr>
              <w:tab/>
            </w:r>
            <w:r w:rsidR="001A5BCA">
              <w:rPr>
                <w:noProof/>
                <w:webHidden/>
              </w:rPr>
              <w:fldChar w:fldCharType="begin"/>
            </w:r>
            <w:r w:rsidR="001A5BCA">
              <w:rPr>
                <w:noProof/>
                <w:webHidden/>
              </w:rPr>
              <w:instrText xml:space="preserve"> PAGEREF _Toc137924626 \h </w:instrText>
            </w:r>
            <w:r w:rsidR="001A5BCA">
              <w:rPr>
                <w:noProof/>
                <w:webHidden/>
              </w:rPr>
            </w:r>
            <w:r w:rsidR="001A5BCA">
              <w:rPr>
                <w:noProof/>
                <w:webHidden/>
              </w:rPr>
              <w:fldChar w:fldCharType="separate"/>
            </w:r>
            <w:r w:rsidR="001A5BCA">
              <w:rPr>
                <w:noProof/>
                <w:webHidden/>
              </w:rPr>
              <w:t>5</w:t>
            </w:r>
            <w:r w:rsidR="001A5BCA">
              <w:rPr>
                <w:noProof/>
                <w:webHidden/>
              </w:rPr>
              <w:fldChar w:fldCharType="end"/>
            </w:r>
          </w:hyperlink>
        </w:p>
        <w:p w14:paraId="53CC49A1" w14:textId="5AC0882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7" w:history="1">
            <w:r w:rsidR="001A5BCA" w:rsidRPr="006036D9">
              <w:rPr>
                <w:rStyle w:val="Hyperlink"/>
                <w:noProof/>
                <w:rtl/>
              </w:rPr>
              <w:t>ייצור הדאטה</w:t>
            </w:r>
            <w:r w:rsidR="001A5BCA">
              <w:rPr>
                <w:noProof/>
                <w:webHidden/>
              </w:rPr>
              <w:tab/>
            </w:r>
            <w:r w:rsidR="001A5BCA">
              <w:rPr>
                <w:noProof/>
                <w:webHidden/>
              </w:rPr>
              <w:fldChar w:fldCharType="begin"/>
            </w:r>
            <w:r w:rsidR="001A5BCA">
              <w:rPr>
                <w:noProof/>
                <w:webHidden/>
              </w:rPr>
              <w:instrText xml:space="preserve"> PAGEREF _Toc137924627 \h </w:instrText>
            </w:r>
            <w:r w:rsidR="001A5BCA">
              <w:rPr>
                <w:noProof/>
                <w:webHidden/>
              </w:rPr>
            </w:r>
            <w:r w:rsidR="001A5BCA">
              <w:rPr>
                <w:noProof/>
                <w:webHidden/>
              </w:rPr>
              <w:fldChar w:fldCharType="separate"/>
            </w:r>
            <w:r w:rsidR="001A5BCA">
              <w:rPr>
                <w:noProof/>
                <w:webHidden/>
              </w:rPr>
              <w:t>5</w:t>
            </w:r>
            <w:r w:rsidR="001A5BCA">
              <w:rPr>
                <w:noProof/>
                <w:webHidden/>
              </w:rPr>
              <w:fldChar w:fldCharType="end"/>
            </w:r>
          </w:hyperlink>
        </w:p>
        <w:p w14:paraId="5F318F5C" w14:textId="313D48E0"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8" w:history="1">
            <w:r w:rsidR="001A5BCA" w:rsidRPr="006036D9">
              <w:rPr>
                <w:rStyle w:val="Hyperlink"/>
                <w:noProof/>
                <w:rtl/>
              </w:rPr>
              <w:t>הסבר על מבנה הפרויקט.</w:t>
            </w:r>
            <w:r w:rsidR="001A5BCA">
              <w:rPr>
                <w:noProof/>
                <w:webHidden/>
              </w:rPr>
              <w:tab/>
            </w:r>
            <w:r w:rsidR="001A5BCA">
              <w:rPr>
                <w:noProof/>
                <w:webHidden/>
              </w:rPr>
              <w:fldChar w:fldCharType="begin"/>
            </w:r>
            <w:r w:rsidR="001A5BCA">
              <w:rPr>
                <w:noProof/>
                <w:webHidden/>
              </w:rPr>
              <w:instrText xml:space="preserve"> PAGEREF _Toc137924628 \h </w:instrText>
            </w:r>
            <w:r w:rsidR="001A5BCA">
              <w:rPr>
                <w:noProof/>
                <w:webHidden/>
              </w:rPr>
            </w:r>
            <w:r w:rsidR="001A5BCA">
              <w:rPr>
                <w:noProof/>
                <w:webHidden/>
              </w:rPr>
              <w:fldChar w:fldCharType="separate"/>
            </w:r>
            <w:r w:rsidR="001A5BCA">
              <w:rPr>
                <w:noProof/>
                <w:webHidden/>
              </w:rPr>
              <w:t>6</w:t>
            </w:r>
            <w:r w:rsidR="001A5BCA">
              <w:rPr>
                <w:noProof/>
                <w:webHidden/>
              </w:rPr>
              <w:fldChar w:fldCharType="end"/>
            </w:r>
          </w:hyperlink>
        </w:p>
        <w:p w14:paraId="0B55AF84" w14:textId="0F31407C"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9" w:history="1">
            <w:r w:rsidR="001A5BCA" w:rsidRPr="006036D9">
              <w:rPr>
                <w:rStyle w:val="Hyperlink"/>
                <w:noProof/>
                <w:rtl/>
              </w:rPr>
              <w:t>הסבר על אופן מדידה והשוואה בין הארכיטקטורות.</w:t>
            </w:r>
            <w:r w:rsidR="001A5BCA">
              <w:rPr>
                <w:noProof/>
                <w:webHidden/>
              </w:rPr>
              <w:tab/>
            </w:r>
            <w:r w:rsidR="001A5BCA">
              <w:rPr>
                <w:noProof/>
                <w:webHidden/>
              </w:rPr>
              <w:fldChar w:fldCharType="begin"/>
            </w:r>
            <w:r w:rsidR="001A5BCA">
              <w:rPr>
                <w:noProof/>
                <w:webHidden/>
              </w:rPr>
              <w:instrText xml:space="preserve"> PAGEREF _Toc137924629 \h </w:instrText>
            </w:r>
            <w:r w:rsidR="001A5BCA">
              <w:rPr>
                <w:noProof/>
                <w:webHidden/>
              </w:rPr>
            </w:r>
            <w:r w:rsidR="001A5BCA">
              <w:rPr>
                <w:noProof/>
                <w:webHidden/>
              </w:rPr>
              <w:fldChar w:fldCharType="separate"/>
            </w:r>
            <w:r w:rsidR="001A5BCA">
              <w:rPr>
                <w:noProof/>
                <w:webHidden/>
              </w:rPr>
              <w:t>6</w:t>
            </w:r>
            <w:r w:rsidR="001A5BCA">
              <w:rPr>
                <w:noProof/>
                <w:webHidden/>
              </w:rPr>
              <w:fldChar w:fldCharType="end"/>
            </w:r>
          </w:hyperlink>
        </w:p>
        <w:p w14:paraId="713B0E6D" w14:textId="2938A51E"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0" w:history="1">
            <w:r w:rsidR="001A5BCA" w:rsidRPr="006036D9">
              <w:rPr>
                <w:rStyle w:val="Hyperlink"/>
                <w:noProof/>
              </w:rPr>
              <w:t>SRRESNET</w:t>
            </w:r>
            <w:r w:rsidR="001A5BCA">
              <w:rPr>
                <w:noProof/>
                <w:webHidden/>
              </w:rPr>
              <w:tab/>
            </w:r>
            <w:r w:rsidR="001A5BCA">
              <w:rPr>
                <w:noProof/>
                <w:webHidden/>
              </w:rPr>
              <w:fldChar w:fldCharType="begin"/>
            </w:r>
            <w:r w:rsidR="001A5BCA">
              <w:rPr>
                <w:noProof/>
                <w:webHidden/>
              </w:rPr>
              <w:instrText xml:space="preserve"> PAGEREF _Toc137924630 \h </w:instrText>
            </w:r>
            <w:r w:rsidR="001A5BCA">
              <w:rPr>
                <w:noProof/>
                <w:webHidden/>
              </w:rPr>
            </w:r>
            <w:r w:rsidR="001A5BCA">
              <w:rPr>
                <w:noProof/>
                <w:webHidden/>
              </w:rPr>
              <w:fldChar w:fldCharType="separate"/>
            </w:r>
            <w:r w:rsidR="001A5BCA">
              <w:rPr>
                <w:noProof/>
                <w:webHidden/>
              </w:rPr>
              <w:t>8</w:t>
            </w:r>
            <w:r w:rsidR="001A5BCA">
              <w:rPr>
                <w:noProof/>
                <w:webHidden/>
              </w:rPr>
              <w:fldChar w:fldCharType="end"/>
            </w:r>
          </w:hyperlink>
        </w:p>
        <w:p w14:paraId="01A563A3" w14:textId="0117BB71" w:rsidR="001A5BCA" w:rsidRDefault="00000000" w:rsidP="001A5BCA">
          <w:pPr>
            <w:pStyle w:val="TOC3"/>
            <w:tabs>
              <w:tab w:val="right" w:leader="dot" w:pos="9016"/>
            </w:tabs>
            <w:bidi/>
            <w:rPr>
              <w:rFonts w:eastAsiaTheme="minorEastAsia"/>
              <w:noProof/>
              <w:kern w:val="2"/>
              <w:lang w:eastAsia="en-IL"/>
              <w14:ligatures w14:val="standardContextual"/>
            </w:rPr>
          </w:pPr>
          <w:hyperlink w:anchor="_Toc137924631" w:history="1">
            <w:r w:rsidR="001A5BCA" w:rsidRPr="006036D9">
              <w:rPr>
                <w:rStyle w:val="Hyperlink"/>
                <w:noProof/>
              </w:rPr>
              <w:t>S</w:t>
            </w:r>
            <w:r w:rsidR="001A5BCA" w:rsidRPr="006036D9">
              <w:rPr>
                <w:rStyle w:val="Hyperlink"/>
                <w:noProof/>
                <w:lang w:val="en-US"/>
              </w:rPr>
              <w:t>rGan</w:t>
            </w:r>
            <w:r w:rsidR="001A5BCA">
              <w:rPr>
                <w:noProof/>
                <w:webHidden/>
              </w:rPr>
              <w:tab/>
            </w:r>
            <w:r w:rsidR="001A5BCA">
              <w:rPr>
                <w:noProof/>
                <w:webHidden/>
              </w:rPr>
              <w:fldChar w:fldCharType="begin"/>
            </w:r>
            <w:r w:rsidR="001A5BCA">
              <w:rPr>
                <w:noProof/>
                <w:webHidden/>
              </w:rPr>
              <w:instrText xml:space="preserve"> PAGEREF _Toc137924631 \h </w:instrText>
            </w:r>
            <w:r w:rsidR="001A5BCA">
              <w:rPr>
                <w:noProof/>
                <w:webHidden/>
              </w:rPr>
            </w:r>
            <w:r w:rsidR="001A5BCA">
              <w:rPr>
                <w:noProof/>
                <w:webHidden/>
              </w:rPr>
              <w:fldChar w:fldCharType="separate"/>
            </w:r>
            <w:r w:rsidR="001A5BCA">
              <w:rPr>
                <w:noProof/>
                <w:webHidden/>
              </w:rPr>
              <w:t>12</w:t>
            </w:r>
            <w:r w:rsidR="001A5BCA">
              <w:rPr>
                <w:noProof/>
                <w:webHidden/>
              </w:rPr>
              <w:fldChar w:fldCharType="end"/>
            </w:r>
          </w:hyperlink>
        </w:p>
        <w:p w14:paraId="40EC1764" w14:textId="5E25C1B2"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2" w:history="1">
            <w:r w:rsidR="001A5BCA" w:rsidRPr="006036D9">
              <w:rPr>
                <w:rStyle w:val="Hyperlink"/>
                <w:noProof/>
                <w:rtl/>
              </w:rPr>
              <w:t>בעיית קריסת מצב</w:t>
            </w:r>
            <w:r w:rsidR="001A5BCA">
              <w:rPr>
                <w:noProof/>
                <w:webHidden/>
              </w:rPr>
              <w:tab/>
            </w:r>
            <w:r w:rsidR="001A5BCA">
              <w:rPr>
                <w:noProof/>
                <w:webHidden/>
              </w:rPr>
              <w:fldChar w:fldCharType="begin"/>
            </w:r>
            <w:r w:rsidR="001A5BCA">
              <w:rPr>
                <w:noProof/>
                <w:webHidden/>
              </w:rPr>
              <w:instrText xml:space="preserve"> PAGEREF _Toc137924632 \h </w:instrText>
            </w:r>
            <w:r w:rsidR="001A5BCA">
              <w:rPr>
                <w:noProof/>
                <w:webHidden/>
              </w:rPr>
            </w:r>
            <w:r w:rsidR="001A5BCA">
              <w:rPr>
                <w:noProof/>
                <w:webHidden/>
              </w:rPr>
              <w:fldChar w:fldCharType="separate"/>
            </w:r>
            <w:r w:rsidR="001A5BCA">
              <w:rPr>
                <w:noProof/>
                <w:webHidden/>
              </w:rPr>
              <w:t>15</w:t>
            </w:r>
            <w:r w:rsidR="001A5BCA">
              <w:rPr>
                <w:noProof/>
                <w:webHidden/>
              </w:rPr>
              <w:fldChar w:fldCharType="end"/>
            </w:r>
          </w:hyperlink>
        </w:p>
        <w:p w14:paraId="3C4A337E" w14:textId="390B177B" w:rsidR="001A5BCA" w:rsidRDefault="00000000" w:rsidP="001A5BCA">
          <w:pPr>
            <w:pStyle w:val="TOC3"/>
            <w:tabs>
              <w:tab w:val="right" w:leader="dot" w:pos="9016"/>
            </w:tabs>
            <w:bidi/>
            <w:rPr>
              <w:rFonts w:eastAsiaTheme="minorEastAsia"/>
              <w:noProof/>
              <w:kern w:val="2"/>
              <w:lang w:eastAsia="en-IL"/>
              <w14:ligatures w14:val="standardContextual"/>
            </w:rPr>
          </w:pPr>
          <w:hyperlink w:anchor="_Toc137924633" w:history="1">
            <w:r w:rsidR="001A5BCA" w:rsidRPr="006036D9">
              <w:rPr>
                <w:rStyle w:val="Hyperlink"/>
                <w:noProof/>
                <w:lang w:val="en-US"/>
              </w:rPr>
              <w:t>WGAN</w:t>
            </w:r>
            <w:r w:rsidR="001A5BCA">
              <w:rPr>
                <w:noProof/>
                <w:webHidden/>
              </w:rPr>
              <w:tab/>
            </w:r>
            <w:r w:rsidR="001A5BCA">
              <w:rPr>
                <w:noProof/>
                <w:webHidden/>
              </w:rPr>
              <w:fldChar w:fldCharType="begin"/>
            </w:r>
            <w:r w:rsidR="001A5BCA">
              <w:rPr>
                <w:noProof/>
                <w:webHidden/>
              </w:rPr>
              <w:instrText xml:space="preserve"> PAGEREF _Toc137924633 \h </w:instrText>
            </w:r>
            <w:r w:rsidR="001A5BCA">
              <w:rPr>
                <w:noProof/>
                <w:webHidden/>
              </w:rPr>
            </w:r>
            <w:r w:rsidR="001A5BCA">
              <w:rPr>
                <w:noProof/>
                <w:webHidden/>
              </w:rPr>
              <w:fldChar w:fldCharType="separate"/>
            </w:r>
            <w:r w:rsidR="001A5BCA">
              <w:rPr>
                <w:noProof/>
                <w:webHidden/>
              </w:rPr>
              <w:t>18</w:t>
            </w:r>
            <w:r w:rsidR="001A5BCA">
              <w:rPr>
                <w:noProof/>
                <w:webHidden/>
              </w:rPr>
              <w:fldChar w:fldCharType="end"/>
            </w:r>
          </w:hyperlink>
        </w:p>
        <w:p w14:paraId="05A637C0" w14:textId="595FD4A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4" w:history="1">
            <w:r w:rsidR="001A5BCA" w:rsidRPr="006036D9">
              <w:rPr>
                <w:rStyle w:val="Hyperlink"/>
                <w:noProof/>
              </w:rPr>
              <w:t>WGAN-GP</w:t>
            </w:r>
            <w:r w:rsidR="001A5BCA">
              <w:rPr>
                <w:noProof/>
                <w:webHidden/>
              </w:rPr>
              <w:tab/>
            </w:r>
            <w:r w:rsidR="001A5BCA">
              <w:rPr>
                <w:noProof/>
                <w:webHidden/>
              </w:rPr>
              <w:fldChar w:fldCharType="begin"/>
            </w:r>
            <w:r w:rsidR="001A5BCA">
              <w:rPr>
                <w:noProof/>
                <w:webHidden/>
              </w:rPr>
              <w:instrText xml:space="preserve"> PAGEREF _Toc137924634 \h </w:instrText>
            </w:r>
            <w:r w:rsidR="001A5BCA">
              <w:rPr>
                <w:noProof/>
                <w:webHidden/>
              </w:rPr>
            </w:r>
            <w:r w:rsidR="001A5BCA">
              <w:rPr>
                <w:noProof/>
                <w:webHidden/>
              </w:rPr>
              <w:fldChar w:fldCharType="separate"/>
            </w:r>
            <w:r w:rsidR="001A5BCA">
              <w:rPr>
                <w:noProof/>
                <w:webHidden/>
              </w:rPr>
              <w:t>20</w:t>
            </w:r>
            <w:r w:rsidR="001A5BCA">
              <w:rPr>
                <w:noProof/>
                <w:webHidden/>
              </w:rPr>
              <w:fldChar w:fldCharType="end"/>
            </w:r>
          </w:hyperlink>
        </w:p>
        <w:p w14:paraId="54B58575" w14:textId="671AC76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5" w:history="1">
            <w:r w:rsidR="001A5BCA" w:rsidRPr="006036D9">
              <w:rPr>
                <w:rStyle w:val="Hyperlink"/>
                <w:noProof/>
              </w:rPr>
              <w:t>Pix2Pix</w:t>
            </w:r>
            <w:r w:rsidR="001A5BCA">
              <w:rPr>
                <w:noProof/>
                <w:webHidden/>
              </w:rPr>
              <w:tab/>
            </w:r>
            <w:r w:rsidR="001A5BCA">
              <w:rPr>
                <w:noProof/>
                <w:webHidden/>
              </w:rPr>
              <w:fldChar w:fldCharType="begin"/>
            </w:r>
            <w:r w:rsidR="001A5BCA">
              <w:rPr>
                <w:noProof/>
                <w:webHidden/>
              </w:rPr>
              <w:instrText xml:space="preserve"> PAGEREF _Toc137924635 \h </w:instrText>
            </w:r>
            <w:r w:rsidR="001A5BCA">
              <w:rPr>
                <w:noProof/>
                <w:webHidden/>
              </w:rPr>
            </w:r>
            <w:r w:rsidR="001A5BCA">
              <w:rPr>
                <w:noProof/>
                <w:webHidden/>
              </w:rPr>
              <w:fldChar w:fldCharType="separate"/>
            </w:r>
            <w:r w:rsidR="001A5BCA">
              <w:rPr>
                <w:noProof/>
                <w:webHidden/>
              </w:rPr>
              <w:t>22</w:t>
            </w:r>
            <w:r w:rsidR="001A5BCA">
              <w:rPr>
                <w:noProof/>
                <w:webHidden/>
              </w:rPr>
              <w:fldChar w:fldCharType="end"/>
            </w:r>
          </w:hyperlink>
        </w:p>
        <w:p w14:paraId="2ABB6895" w14:textId="52CDC8FF" w:rsidR="00660BB0" w:rsidRDefault="00660BB0" w:rsidP="001A5BCA">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661C138E" w14:textId="3ADE60FB" w:rsidR="00291EEB" w:rsidRDefault="00F47599" w:rsidP="006179FA">
      <w:pPr>
        <w:pStyle w:val="Heading2"/>
        <w:numPr>
          <w:ilvl w:val="0"/>
          <w:numId w:val="6"/>
        </w:numPr>
        <w:bidi/>
        <w:rPr>
          <w:rtl/>
        </w:rPr>
      </w:pPr>
      <w:bookmarkStart w:id="2" w:name="_Toc137924625"/>
      <w:r>
        <w:rPr>
          <w:rFonts w:hint="cs"/>
          <w:rtl/>
        </w:rPr>
        <w:lastRenderedPageBreak/>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539D0FEE" w:rsidR="0067096A" w:rsidRDefault="0067096A" w:rsidP="006179FA">
      <w:pPr>
        <w:pStyle w:val="Heading2"/>
        <w:numPr>
          <w:ilvl w:val="0"/>
          <w:numId w:val="6"/>
        </w:numPr>
        <w:bidi/>
      </w:pPr>
      <w:bookmarkStart w:id="3" w:name="_Toc137924626"/>
      <w:r>
        <w:rPr>
          <w:rFonts w:hint="cs"/>
          <w:rtl/>
        </w:rPr>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lastRenderedPageBreak/>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TensorBoard</w:t>
      </w:r>
      <w:proofErr w:type="spellEnd"/>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E0C4EB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Keras</w:t>
      </w:r>
      <w:proofErr w:type="spellEnd"/>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 xml:space="preserve">API </w:t>
      </w:r>
      <w:proofErr w:type="spellStart"/>
      <w:r w:rsidRPr="000B36E3">
        <w:rPr>
          <w:rFonts w:asciiTheme="minorBidi" w:hAnsiTheme="minorBidi"/>
          <w:sz w:val="24"/>
          <w:szCs w:val="24"/>
          <w:lang w:val="en-US"/>
        </w:rPr>
        <w:t>tf.data</w:t>
      </w:r>
      <w:proofErr w:type="spellEnd"/>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 xml:space="preserve">NVIDIA GeForce GTX 1650 </w:t>
      </w:r>
      <w:proofErr w:type="spellStart"/>
      <w:r>
        <w:rPr>
          <w:rFonts w:asciiTheme="minorBidi" w:hAnsiTheme="minorBidi"/>
          <w:sz w:val="24"/>
          <w:szCs w:val="24"/>
          <w:lang w:val="en-US"/>
        </w:rPr>
        <w:t>Ti</w:t>
      </w:r>
      <w:proofErr w:type="spellEnd"/>
    </w:p>
    <w:p w14:paraId="0CF8A33D" w14:textId="4275A7FF" w:rsidR="00E92C57" w:rsidRDefault="00E92C57" w:rsidP="006179FA">
      <w:pPr>
        <w:pStyle w:val="Heading2"/>
        <w:numPr>
          <w:ilvl w:val="0"/>
          <w:numId w:val="6"/>
        </w:numPr>
        <w:bidi/>
      </w:pPr>
      <w:bookmarkStart w:id="4" w:name="_Toc137924627"/>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proofErr w:type="spellStart"/>
      <w:r w:rsidRPr="00AA664D">
        <w:rPr>
          <w:rFonts w:asciiTheme="minorBidi" w:eastAsia="Times New Roman" w:hAnsiTheme="minorBidi"/>
          <w:color w:val="000000"/>
          <w:sz w:val="24"/>
          <w:szCs w:val="24"/>
        </w:rPr>
        <w:t>CelebFaces</w:t>
      </w:r>
      <w:proofErr w:type="spellEnd"/>
      <w:r w:rsidRPr="00AA664D">
        <w:rPr>
          <w:rFonts w:asciiTheme="minorBidi" w:eastAsia="Times New Roman" w:hAnsiTheme="minorBidi"/>
          <w:color w:val="000000"/>
          <w:sz w:val="24"/>
          <w:szCs w:val="24"/>
        </w:rPr>
        <w:t xml:space="preserve"> Attributes (</w:t>
      </w:r>
      <w:proofErr w:type="spellStart"/>
      <w:r w:rsidRPr="00AA664D">
        <w:rPr>
          <w:rFonts w:asciiTheme="minorBidi" w:eastAsia="Times New Roman" w:hAnsiTheme="minorBidi"/>
          <w:color w:val="000000"/>
          <w:sz w:val="24"/>
          <w:szCs w:val="24"/>
        </w:rPr>
        <w:t>CelebA</w:t>
      </w:r>
      <w:proofErr w:type="spellEnd"/>
      <w:r w:rsidRPr="00AA664D">
        <w:rPr>
          <w:rFonts w:asciiTheme="minorBidi" w:eastAsia="Times New Roman" w:hAnsiTheme="minorBidi"/>
          <w:color w:val="000000"/>
          <w:sz w:val="24"/>
          <w:szCs w:val="24"/>
        </w:rPr>
        <w:t>)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proofErr w:type="spellStart"/>
      <w:r w:rsidRPr="00AA664D">
        <w:rPr>
          <w:rFonts w:asciiTheme="minorBidi" w:eastAsia="Times New Roman" w:hAnsiTheme="minorBidi"/>
          <w:color w:val="000000"/>
          <w:sz w:val="24"/>
          <w:szCs w:val="24"/>
        </w:rPr>
        <w:t>img_align_celeba</w:t>
      </w:r>
      <w:proofErr w:type="spellEnd"/>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proofErr w:type="spellStart"/>
      <w:r w:rsidRPr="00AA664D">
        <w:rPr>
          <w:rFonts w:asciiTheme="minorBidi" w:eastAsia="Times New Roman" w:hAnsiTheme="minorBidi"/>
          <w:color w:val="000000"/>
          <w:sz w:val="24"/>
          <w:szCs w:val="24"/>
        </w:rPr>
        <w:t>MyDataLoader</w:t>
      </w:r>
      <w:proofErr w:type="spellEnd"/>
      <w:r w:rsidRPr="00AA664D">
        <w:rPr>
          <w:rFonts w:asciiTheme="minorBidi" w:eastAsia="Times New Roman" w:hAnsiTheme="minorBidi"/>
          <w:color w:val="000000"/>
          <w:sz w:val="24"/>
          <w:szCs w:val="24"/>
        </w:rPr>
        <w:t xml:space="preserve"> </w:t>
      </w:r>
      <w:r w:rsidRPr="00AA664D">
        <w:rPr>
          <w:rFonts w:asciiTheme="minorBidi" w:eastAsia="Times New Roman" w:hAnsiTheme="minorBidi" w:hint="cs"/>
          <w:color w:val="000000"/>
          <w:sz w:val="24"/>
          <w:szCs w:val="24"/>
          <w:rtl/>
        </w:rPr>
        <w:t xml:space="preserve"> הנמצאת בקובץ </w:t>
      </w:r>
      <w:proofErr w:type="spellStart"/>
      <w:r w:rsidRPr="00AA664D">
        <w:rPr>
          <w:rFonts w:asciiTheme="minorBidi" w:eastAsia="Times New Roman" w:hAnsiTheme="minorBidi"/>
          <w:color w:val="000000"/>
          <w:sz w:val="24"/>
          <w:szCs w:val="24"/>
        </w:rPr>
        <w:t>DataLoader</w:t>
      </w:r>
      <w:proofErr w:type="spellEnd"/>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proofErr w:type="spellStart"/>
      <w:r w:rsidRPr="00AA664D">
        <w:rPr>
          <w:rFonts w:asciiTheme="minorBidi" w:eastAsia="Times New Roman" w:hAnsiTheme="minorBidi"/>
          <w:color w:val="000000"/>
          <w:sz w:val="24"/>
          <w:szCs w:val="24"/>
        </w:rPr>
        <w:t>tf.data</w:t>
      </w:r>
      <w:proofErr w:type="spellEnd"/>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xml:space="preserve">. הסיבה לגודל הנבחר בסט הוולידציה היא שביצעתי שימוש בתמונות הוולידציה במדידת מטריקות למרחקים בין </w:t>
      </w:r>
      <w:r w:rsidRPr="00AA664D">
        <w:rPr>
          <w:rFonts w:asciiTheme="minorBidi" w:eastAsia="Times New Roman" w:hAnsiTheme="minorBidi" w:hint="cs"/>
          <w:color w:val="000000"/>
          <w:sz w:val="24"/>
          <w:szCs w:val="24"/>
          <w:rtl/>
        </w:rPr>
        <w:lastRenderedPageBreak/>
        <w:t>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60715E47" w:rsidR="00C16A0E" w:rsidRDefault="00C16A0E" w:rsidP="006179FA">
      <w:pPr>
        <w:pStyle w:val="Heading2"/>
        <w:numPr>
          <w:ilvl w:val="0"/>
          <w:numId w:val="6"/>
        </w:numPr>
        <w:bidi/>
        <w:rPr>
          <w:rtl/>
        </w:rPr>
      </w:pPr>
      <w:bookmarkStart w:id="5" w:name="_Toc137924628"/>
      <w:r>
        <w:rPr>
          <w:rFonts w:hint="cs"/>
          <w:rtl/>
        </w:rPr>
        <w:t>הסבר על מבנה הפרויקט.</w:t>
      </w:r>
      <w:bookmarkEnd w:id="5"/>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 האבסטרקטית נמצאת בקובץ </w:t>
      </w:r>
      <w:r w:rsidR="00863A3D">
        <w:rPr>
          <w:lang w:val="en-US"/>
        </w:rPr>
        <w:t>train.py</w:t>
      </w:r>
      <w:r w:rsidR="00863A3D">
        <w:rPr>
          <w:rFonts w:hint="cs"/>
          <w:rtl/>
          <w:lang w:val="en-US"/>
        </w:rPr>
        <w:t xml:space="preserve"> ונקראת </w:t>
      </w:r>
      <w:proofErr w:type="spellStart"/>
      <w:r w:rsidR="00863A3D" w:rsidRPr="00C71DC2">
        <w:rPr>
          <w:lang w:val="en-US"/>
        </w:rPr>
        <w:t>AbsTrainer</w:t>
      </w:r>
      <w:proofErr w:type="spellEnd"/>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18CF00F3" w14:textId="2D6E562D" w:rsidR="00BC04FC" w:rsidRDefault="00BC04FC" w:rsidP="00BC04FC">
      <w:pPr>
        <w:bidi/>
        <w:rPr>
          <w:rFonts w:hint="cs"/>
          <w:rtl/>
          <w:lang w:val="en-US"/>
        </w:rPr>
      </w:pPr>
      <w:r>
        <w:rPr>
          <w:rFonts w:hint="cs"/>
          <w:rtl/>
          <w:lang w:val="en-US"/>
        </w:rPr>
        <w:t xml:space="preserve">יצרית מחלקה </w:t>
      </w:r>
      <w:proofErr w:type="spellStart"/>
      <w:r>
        <w:rPr>
          <w:lang w:val="en-US"/>
        </w:rPr>
        <w:t>display_handler</w:t>
      </w:r>
      <w:proofErr w:type="spellEnd"/>
      <w:r>
        <w:rPr>
          <w:rFonts w:hint="cs"/>
          <w:rtl/>
          <w:lang w:val="en-US"/>
        </w:rPr>
        <w:t xml:space="preserve"> שמממשת את הצגת התמונות ושמירתם</w:t>
      </w:r>
    </w:p>
    <w:p w14:paraId="7DD24D9B" w14:textId="7E3C6FD4" w:rsidR="00863A3D" w:rsidRPr="00863A3D" w:rsidRDefault="00FB1177" w:rsidP="00FB1177">
      <w:pPr>
        <w:bidi/>
        <w:rPr>
          <w:rtl/>
          <w:lang w:val="en-US"/>
        </w:rPr>
      </w:pPr>
      <w:r>
        <w:rPr>
          <w:rFonts w:hint="cs"/>
          <w:rtl/>
          <w:lang w:val="en-US"/>
        </w:rPr>
        <w:t xml:space="preserve">בקובץ </w:t>
      </w:r>
      <w:r>
        <w:rPr>
          <w:lang w:val="en-US"/>
        </w:rPr>
        <w:t>run.py</w:t>
      </w:r>
      <w:r>
        <w:rPr>
          <w:rFonts w:hint="cs"/>
          <w:rtl/>
          <w:lang w:val="en-US"/>
        </w:rPr>
        <w:t xml:space="preserve"> אני טוען את התמונות לאימון ולבחינה, 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26FF5817" w:rsidR="000F0B20" w:rsidRDefault="009C2B42" w:rsidP="006179FA">
      <w:pPr>
        <w:pStyle w:val="Heading2"/>
        <w:numPr>
          <w:ilvl w:val="0"/>
          <w:numId w:val="6"/>
        </w:numPr>
        <w:bidi/>
        <w:rPr>
          <w:rtl/>
        </w:rPr>
      </w:pPr>
      <w:bookmarkStart w:id="6" w:name="_Toc137924629"/>
      <w:r>
        <w:rPr>
          <w:rFonts w:hint="cs"/>
          <w:rtl/>
        </w:rPr>
        <w:t>הסבר על אופן מדידה והשוואה בין הארכיטקטורות.</w:t>
      </w:r>
      <w:bookmarkEnd w:id="6"/>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w:t>
      </w:r>
      <w:proofErr w:type="gramStart"/>
      <w:r>
        <w:rPr>
          <w:rFonts w:asciiTheme="minorBidi" w:eastAsia="Times New Roman" w:hAnsiTheme="minorBidi"/>
          <w:color w:val="000000"/>
          <w:sz w:val="24"/>
          <w:szCs w:val="24"/>
          <w:lang w:val="en-US"/>
        </w:rPr>
        <w:t xml:space="preserve">–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מודד</w:t>
      </w:r>
      <w:proofErr w:type="gramEnd"/>
      <w:r w:rsidRPr="000C63F0">
        <w:rPr>
          <w:rFonts w:asciiTheme="minorBidi" w:eastAsia="Times New Roman" w:hAnsiTheme="minorBidi"/>
          <w:color w:val="000000"/>
          <w:sz w:val="24"/>
          <w:szCs w:val="24"/>
          <w:rtl/>
        </w:rPr>
        <w:t xml:space="preserve">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lastRenderedPageBreak/>
        <w:t xml:space="preserve">Structural </w:t>
      </w:r>
      <w:proofErr w:type="gramStart"/>
      <w:r w:rsidRPr="000C63F0">
        <w:rPr>
          <w:rFonts w:asciiTheme="minorBidi" w:eastAsia="Times New Roman" w:hAnsiTheme="minorBidi"/>
          <w:color w:val="000000"/>
          <w:sz w:val="24"/>
          <w:szCs w:val="24"/>
        </w:rPr>
        <w:t xml:space="preserve">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w:t>
      </w:r>
      <w:proofErr w:type="gramEnd"/>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w:t>
      </w:r>
      <w:proofErr w:type="gramStart"/>
      <w:r w:rsidRPr="000C63F0">
        <w:rPr>
          <w:rFonts w:asciiTheme="minorBidi" w:eastAsia="Times New Roman" w:hAnsiTheme="minorBidi"/>
        </w:rPr>
        <w:t xml:space="preserve">Distance </w:t>
      </w:r>
      <w:r>
        <w:rPr>
          <w:rFonts w:asciiTheme="minorBidi" w:eastAsia="Times New Roman" w:hAnsiTheme="minorBidi" w:hint="cs"/>
          <w:rtl/>
        </w:rPr>
        <w:t xml:space="preserve"> </w:t>
      </w:r>
      <w:r w:rsidRPr="000C63F0">
        <w:rPr>
          <w:rFonts w:asciiTheme="minorBidi" w:eastAsia="Times New Roman" w:hAnsiTheme="minorBidi"/>
        </w:rPr>
        <w:t>FID</w:t>
      </w:r>
      <w:proofErr w:type="gramEnd"/>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proofErr w:type="spellStart"/>
      <w:r w:rsidRPr="008D5772">
        <w:rPr>
          <w:rFonts w:asciiTheme="minorBidi" w:eastAsia="Times New Roman" w:hAnsiTheme="minorBidi"/>
          <w:color w:val="000000"/>
          <w:sz w:val="24"/>
          <w:szCs w:val="24"/>
          <w:lang w:val="en-US"/>
        </w:rPr>
        <w:t>calculate_fid_ssim_psnr_cur_</w:t>
      </w:r>
      <w:proofErr w:type="gramStart"/>
      <w:r w:rsidRPr="008D5772">
        <w:rPr>
          <w:rFonts w:asciiTheme="minorBidi" w:eastAsia="Times New Roman" w:hAnsiTheme="minorBidi"/>
          <w:color w:val="000000"/>
          <w:sz w:val="24"/>
          <w:szCs w:val="24"/>
          <w:lang w:val="en-US"/>
        </w:rPr>
        <w:t>step</w:t>
      </w:r>
      <w:proofErr w:type="spellEnd"/>
      <w:r>
        <w:rPr>
          <w:rFonts w:asciiTheme="minorBidi" w:eastAsia="Times New Roman" w:hAnsiTheme="minorBidi" w:hint="cs"/>
          <w:color w:val="000000"/>
          <w:sz w:val="24"/>
          <w:szCs w:val="24"/>
          <w:rtl/>
          <w:lang w:val="en-US"/>
        </w:rPr>
        <w:t xml:space="preserve"> .</w:t>
      </w:r>
      <w:proofErr w:type="gramEnd"/>
    </w:p>
    <w:p w14:paraId="2B859870" w14:textId="720A63F6"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r w:rsidR="00BE2802">
        <w:rPr>
          <w:rFonts w:asciiTheme="minorBidi" w:eastAsia="Times New Roman" w:hAnsiTheme="minorBidi" w:hint="cs"/>
          <w:color w:val="000000"/>
          <w:sz w:val="24"/>
          <w:szCs w:val="24"/>
          <w:rtl/>
          <w:lang w:val="en-US"/>
        </w:rPr>
        <w:t xml:space="preserve"> ומחשבת את מגוון המדדים עבור אותה תמונה מיוצרת.</w:t>
      </w:r>
    </w:p>
    <w:p w14:paraId="66AA9DDB" w14:textId="02CA9AE5"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proofErr w:type="spellStart"/>
      <w:r w:rsidR="00E92C57">
        <w:rPr>
          <w:rFonts w:asciiTheme="minorBidi" w:eastAsia="Times New Roman" w:hAnsiTheme="minorBidi"/>
          <w:color w:val="000000"/>
          <w:sz w:val="24"/>
          <w:szCs w:val="24"/>
          <w:lang w:val="en-US"/>
        </w:rPr>
        <w:t>tes_dataset</w:t>
      </w:r>
      <w:proofErr w:type="spellEnd"/>
      <w:r w:rsidR="00E92C57">
        <w:rPr>
          <w:rFonts w:asciiTheme="minorBidi" w:eastAsia="Times New Roman" w:hAnsiTheme="minorBidi"/>
          <w:color w:val="000000"/>
          <w:sz w:val="24"/>
          <w:szCs w:val="24"/>
          <w:lang w:val="en-US"/>
        </w:rPr>
        <w:t xml:space="preserve"> </w:t>
      </w:r>
      <w:r w:rsidR="00E92C57">
        <w:rPr>
          <w:rFonts w:asciiTheme="minorBidi" w:eastAsia="Times New Roman" w:hAnsiTheme="minorBidi" w:hint="cs"/>
          <w:color w:val="000000"/>
          <w:sz w:val="24"/>
          <w:szCs w:val="24"/>
          <w:rtl/>
          <w:lang w:val="en-US"/>
        </w:rPr>
        <w:t xml:space="preserve"> מסוג </w:t>
      </w:r>
      <w:proofErr w:type="spellStart"/>
      <w:r w:rsidR="00E92C57" w:rsidRPr="00E92C57">
        <w:rPr>
          <w:rFonts w:asciiTheme="minorBidi" w:eastAsia="Times New Roman" w:hAnsiTheme="minorBidi"/>
          <w:color w:val="000000"/>
          <w:sz w:val="24"/>
          <w:szCs w:val="24"/>
          <w:lang w:val="en-US"/>
        </w:rPr>
        <w:t>tf.data.Dataset</w:t>
      </w:r>
      <w:proofErr w:type="spellEnd"/>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BE2802">
        <w:rPr>
          <w:rFonts w:asciiTheme="minorBidi" w:eastAsia="Times New Roman" w:hAnsiTheme="minorBidi" w:hint="cs"/>
          <w:color w:val="000000"/>
          <w:sz w:val="24"/>
          <w:szCs w:val="24"/>
          <w:rtl/>
          <w:lang w:val="en-US"/>
        </w:rPr>
        <w:t>מקבצים</w:t>
      </w:r>
      <w:r w:rsidR="00CC1EAA">
        <w:rPr>
          <w:rFonts w:asciiTheme="minorBidi" w:eastAsia="Times New Roman" w:hAnsiTheme="minorBidi" w:hint="cs"/>
          <w:color w:val="000000"/>
          <w:sz w:val="24"/>
          <w:szCs w:val="24"/>
          <w:rtl/>
          <w:lang w:val="en-US"/>
        </w:rPr>
        <w:t xml:space="preserve">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5C0E3740" w14:textId="2911DEE7" w:rsidR="00F045E3" w:rsidRDefault="00F045E3" w:rsidP="006179FA">
      <w:pPr>
        <w:pStyle w:val="Heading2"/>
        <w:numPr>
          <w:ilvl w:val="0"/>
          <w:numId w:val="6"/>
        </w:numPr>
        <w:bidi/>
      </w:pPr>
      <w:bookmarkStart w:id="7" w:name="_Toc137924630"/>
      <w:r>
        <w:t>SRRESNET</w:t>
      </w:r>
      <w:bookmarkEnd w:id="7"/>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proofErr w:type="spellStart"/>
      <w:r w:rsidR="002F1113">
        <w:rPr>
          <w:rFonts w:asciiTheme="minorBidi" w:hAnsiTheme="minorBidi"/>
          <w:sz w:val="24"/>
          <w:szCs w:val="24"/>
          <w:lang w:val="en-US"/>
        </w:rPr>
        <w:t>resnet</w:t>
      </w:r>
      <w:proofErr w:type="spellEnd"/>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6FAFBD50" w14:textId="77777777" w:rsidR="00C2190E" w:rsidRDefault="002F1113" w:rsidP="00C2190E">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יש חזרה של השכבות בסדר</w:t>
      </w:r>
      <w:r w:rsidR="00884E4A">
        <w:rPr>
          <w:rFonts w:asciiTheme="minorBidi" w:hAnsiTheme="minorBidi" w:hint="cs"/>
          <w:sz w:val="24"/>
          <w:szCs w:val="24"/>
          <w:rtl/>
        </w:rPr>
        <w:t xml:space="preserve"> הבא:</w:t>
      </w:r>
      <w:r w:rsidR="005815F8">
        <w:rPr>
          <w:rFonts w:asciiTheme="minorBidi" w:hAnsiTheme="minorBidi" w:hint="cs"/>
          <w:sz w:val="24"/>
          <w:szCs w:val="24"/>
          <w:rtl/>
        </w:rPr>
        <w:t xml:space="preserve"> שכבת קונבולוציה , שכבת באטץ ושכבת </w:t>
      </w:r>
      <w:proofErr w:type="spellStart"/>
      <w:r w:rsidR="005815F8">
        <w:rPr>
          <w:rFonts w:asciiTheme="minorBidi" w:hAnsiTheme="minorBidi"/>
          <w:sz w:val="24"/>
          <w:szCs w:val="24"/>
          <w:lang w:val="en-US"/>
        </w:rPr>
        <w:t>prelu</w:t>
      </w:r>
      <w:proofErr w:type="spellEnd"/>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355742F0" w:rsidR="005815F8" w:rsidRDefault="00FD2081" w:rsidP="00C2190E">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בשלב הגדלת התמונה (הריבועים ברקע ירוק) משתמשים בשכבת </w:t>
      </w:r>
      <w:r w:rsidRPr="00BF2299">
        <w:rPr>
          <w:rFonts w:asciiTheme="minorBidi" w:hAnsiTheme="minorBidi"/>
          <w:sz w:val="24"/>
          <w:szCs w:val="24"/>
          <w:lang w:val="en-US"/>
        </w:rPr>
        <w:t xml:space="preserve">pixel shuffler </w:t>
      </w:r>
      <w:r w:rsidR="00C2190E">
        <w:rPr>
          <w:rFonts w:asciiTheme="minorBidi" w:hAnsiTheme="minorBidi" w:hint="cs"/>
          <w:sz w:val="24"/>
          <w:szCs w:val="24"/>
          <w:rtl/>
          <w:lang w:val="en-US"/>
        </w:rPr>
        <w:t xml:space="preserve"> כפי שהוצע במאמר [11], </w:t>
      </w:r>
      <w:r w:rsidR="00BF2299">
        <w:rPr>
          <w:rFonts w:asciiTheme="minorBidi" w:hAnsiTheme="minorBidi" w:hint="cs"/>
          <w:sz w:val="24"/>
          <w:szCs w:val="24"/>
          <w:rtl/>
          <w:lang w:val="en-US"/>
        </w:rPr>
        <w:t xml:space="preserve">שכבה זו מבצעת הגדלת תמונה בעזרת פרמטרים נלמדים. השכבה ממירה את האלמנטים בטנזור ממרחב העומק (כמות ה </w:t>
      </w:r>
      <w:r w:rsidR="00BF2299">
        <w:rPr>
          <w:rFonts w:asciiTheme="minorBidi" w:hAnsiTheme="minorBidi"/>
          <w:sz w:val="24"/>
          <w:szCs w:val="24"/>
          <w:lang w:val="en-US"/>
        </w:rPr>
        <w:t>channel</w:t>
      </w:r>
      <w:r w:rsidR="00BF2299">
        <w:rPr>
          <w:rFonts w:asciiTheme="minorBidi" w:hAnsiTheme="minorBidi" w:hint="cs"/>
          <w:sz w:val="24"/>
          <w:szCs w:val="24"/>
          <w:rtl/>
          <w:lang w:val="en-US"/>
        </w:rPr>
        <w:t>) למרחב גודל התמונה (גובה ורוחב). כאשר השתמשתי בשכבה זו נוצרו לי ארטיפקטים בתמונות הסופיות בצורת ריבועים. זוהי בעיה מו</w:t>
      </w:r>
      <w:r w:rsidR="00B95BD0">
        <w:rPr>
          <w:rFonts w:asciiTheme="minorBidi" w:hAnsiTheme="minorBidi" w:hint="cs"/>
          <w:sz w:val="24"/>
          <w:szCs w:val="24"/>
          <w:rtl/>
          <w:lang w:val="en-US"/>
        </w:rPr>
        <w:t>ק</w:t>
      </w:r>
      <w:r w:rsidR="00BF2299">
        <w:rPr>
          <w:rFonts w:asciiTheme="minorBidi" w:hAnsiTheme="minorBidi" w:hint="cs"/>
          <w:sz w:val="24"/>
          <w:szCs w:val="24"/>
          <w:rtl/>
          <w:lang w:val="en-US"/>
        </w:rPr>
        <w:t xml:space="preserve">רת </w:t>
      </w:r>
      <w:r w:rsidR="00B95BD0">
        <w:rPr>
          <w:rFonts w:asciiTheme="minorBidi" w:hAnsiTheme="minorBidi" w:hint="cs"/>
          <w:sz w:val="24"/>
          <w:szCs w:val="24"/>
          <w:rtl/>
          <w:lang w:val="en-US"/>
        </w:rPr>
        <w:t xml:space="preserve">אשר </w:t>
      </w:r>
      <w:r w:rsidR="00BF2299">
        <w:rPr>
          <w:rFonts w:asciiTheme="minorBidi" w:hAnsiTheme="minorBidi" w:hint="cs"/>
          <w:sz w:val="24"/>
          <w:szCs w:val="24"/>
          <w:rtl/>
          <w:lang w:val="en-US"/>
        </w:rPr>
        <w:t xml:space="preserve">הפתרון לה הוא שינוי אופן הגדלת התמונה. </w:t>
      </w:r>
      <w:r w:rsidR="00B95BD0">
        <w:rPr>
          <w:rFonts w:asciiTheme="minorBidi" w:hAnsiTheme="minorBidi" w:hint="cs"/>
          <w:sz w:val="24"/>
          <w:szCs w:val="24"/>
          <w:rtl/>
          <w:lang w:val="en-US"/>
        </w:rPr>
        <w:t>בפרויקט החלפתי</w:t>
      </w:r>
      <w:r w:rsidR="00BF2299">
        <w:rPr>
          <w:rFonts w:asciiTheme="minorBidi" w:hAnsiTheme="minorBidi" w:hint="cs"/>
          <w:sz w:val="24"/>
          <w:szCs w:val="24"/>
          <w:rtl/>
          <w:lang w:val="en-US"/>
        </w:rPr>
        <w:t xml:space="preserve"> את בלוקי הגדלת התמונה בבלוקים שראשית מבצעים הגדלת תמונה בפרמטרים לא נלמדים</w:t>
      </w:r>
      <w:r w:rsidR="00E17082">
        <w:rPr>
          <w:rFonts w:asciiTheme="minorBidi" w:hAnsiTheme="minorBidi" w:hint="cs"/>
          <w:sz w:val="24"/>
          <w:szCs w:val="24"/>
          <w:rtl/>
          <w:lang w:val="en-US"/>
        </w:rPr>
        <w:t xml:space="preserve"> על ידי שיטת </w:t>
      </w:r>
      <w:r w:rsidR="00E17082" w:rsidRPr="00E17082">
        <w:rPr>
          <w:rFonts w:asciiTheme="minorBidi" w:hAnsiTheme="minorBidi"/>
          <w:sz w:val="24"/>
          <w:szCs w:val="24"/>
          <w:lang w:val="en-US"/>
        </w:rPr>
        <w:t>nearest neighbor</w:t>
      </w:r>
      <w:r w:rsidR="00B95BD0">
        <w:rPr>
          <w:rFonts w:asciiTheme="minorBidi" w:hAnsiTheme="minorBidi" w:hint="cs"/>
          <w:sz w:val="24"/>
          <w:szCs w:val="24"/>
          <w:rtl/>
          <w:lang w:val="en-US"/>
        </w:rPr>
        <w:t xml:space="preserve">, </w:t>
      </w:r>
      <w:r w:rsidR="00B95BD0">
        <w:rPr>
          <w:rFonts w:asciiTheme="minorBidi" w:hAnsiTheme="minorBidi" w:hint="cs"/>
          <w:sz w:val="24"/>
          <w:szCs w:val="24"/>
          <w:rtl/>
          <w:lang w:val="en-US"/>
        </w:rPr>
        <w:lastRenderedPageBreak/>
        <w:t>אשר אמורה ליצור תמונה מוגדלת ומטושטשת,</w:t>
      </w:r>
      <w:r w:rsidR="00BF2299">
        <w:rPr>
          <w:rFonts w:asciiTheme="minorBidi" w:hAnsiTheme="minorBidi" w:hint="cs"/>
          <w:sz w:val="24"/>
          <w:szCs w:val="24"/>
          <w:rtl/>
          <w:lang w:val="en-US"/>
        </w:rPr>
        <w:t>לאחר</w:t>
      </w:r>
      <w:r w:rsidR="00B95BD0">
        <w:rPr>
          <w:rFonts w:asciiTheme="minorBidi" w:hAnsiTheme="minorBidi" w:hint="cs"/>
          <w:sz w:val="24"/>
          <w:szCs w:val="24"/>
          <w:rtl/>
          <w:lang w:val="en-US"/>
        </w:rPr>
        <w:t xml:space="preserve"> שכבת ההגדלה </w:t>
      </w:r>
      <w:r w:rsidR="00BF2299">
        <w:rPr>
          <w:rFonts w:asciiTheme="minorBidi" w:hAnsiTheme="minorBidi" w:hint="cs"/>
          <w:sz w:val="24"/>
          <w:szCs w:val="24"/>
          <w:rtl/>
          <w:lang w:val="en-US"/>
        </w:rPr>
        <w:t>מבצעים</w:t>
      </w:r>
      <w:r w:rsidR="00E17082">
        <w:rPr>
          <w:rFonts w:asciiTheme="minorBidi" w:hAnsiTheme="minorBidi" w:hint="cs"/>
          <w:sz w:val="24"/>
          <w:szCs w:val="24"/>
          <w:rtl/>
          <w:lang w:val="en-US"/>
        </w:rPr>
        <w:t xml:space="preserve"> שכבת קונבלוציה שאמורה ללמוד פרטמרטים לאיך לשנות </w:t>
      </w:r>
      <w:r w:rsidR="00B95BD0">
        <w:rPr>
          <w:rFonts w:asciiTheme="minorBidi" w:hAnsiTheme="minorBidi" w:hint="cs"/>
          <w:sz w:val="24"/>
          <w:szCs w:val="24"/>
          <w:rtl/>
          <w:lang w:val="en-US"/>
        </w:rPr>
        <w:t>ולחדד את התמונה המוגדלת</w:t>
      </w:r>
      <w:r w:rsidR="00C2190E">
        <w:rPr>
          <w:rFonts w:asciiTheme="minorBidi" w:hAnsiTheme="minorBidi" w:hint="cs"/>
          <w:sz w:val="24"/>
          <w:szCs w:val="24"/>
          <w:rtl/>
          <w:lang w:val="en-US"/>
        </w:rPr>
        <w:t>, רעיון זה מתואר במאמר[11] גם כן.</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proofErr w:type="spellStart"/>
      <w:r w:rsidR="00757237">
        <w:rPr>
          <w:rFonts w:asciiTheme="minorBidi" w:hAnsiTheme="minorBidi"/>
          <w:sz w:val="24"/>
          <w:szCs w:val="24"/>
          <w:lang w:val="en-US"/>
        </w:rPr>
        <w:t>srResNet</w:t>
      </w:r>
      <w:proofErr w:type="spellEnd"/>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proofErr w:type="spellStart"/>
      <w:r w:rsidR="005F4594">
        <w:rPr>
          <w:rFonts w:asciiTheme="minorBidi" w:eastAsiaTheme="minorEastAsia" w:hAnsiTheme="minorBidi" w:cstheme="minorBidi"/>
          <w:sz w:val="24"/>
          <w:szCs w:val="24"/>
          <w:lang w:val="en-US"/>
        </w:rPr>
        <w:t>srResNet</w:t>
      </w:r>
      <w:proofErr w:type="spellEnd"/>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w:t>
      </w:r>
      <w:r w:rsidR="005F4594">
        <w:rPr>
          <w:rFonts w:asciiTheme="minorBidi" w:eastAsiaTheme="minorEastAsia" w:hAnsiTheme="minorBidi" w:cstheme="minorBidi" w:hint="cs"/>
          <w:sz w:val="24"/>
          <w:szCs w:val="24"/>
          <w:rtl/>
          <w:lang w:val="en-US"/>
        </w:rPr>
        <w:lastRenderedPageBreak/>
        <w:t xml:space="preserve">נקודה טובה לעצור. זוהי הנקודה שבה מחברי מאמר [2] עצרו את אימון </w:t>
      </w:r>
      <w:proofErr w:type="spellStart"/>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proofErr w:type="spellEnd"/>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לאורך התקדמות האימון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Pr="003D3D0A" w:rsidRDefault="00A80FF7" w:rsidP="00A80FF7">
      <w:pPr>
        <w:pStyle w:val="ListParagraph"/>
        <w:bidi/>
        <w:spacing w:line="360" w:lineRule="auto"/>
        <w:jc w:val="both"/>
        <w:rPr>
          <w:rFonts w:asciiTheme="minorBidi" w:hAnsiTheme="minorBidi"/>
          <w:color w:val="FF0000"/>
          <w:sz w:val="24"/>
          <w:szCs w:val="24"/>
          <w:rtl/>
          <w:lang w:val="en-US"/>
        </w:rPr>
      </w:pPr>
      <w:r>
        <w:rPr>
          <w:noProof/>
        </w:rPr>
        <w:lastRenderedPageBreak/>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408FEE8C" w14:textId="77777777" w:rsidR="00456AE3" w:rsidRDefault="00456AE3" w:rsidP="00456AE3">
      <w:pPr>
        <w:pStyle w:val="ListParagraph"/>
        <w:bidi/>
        <w:spacing w:line="360" w:lineRule="auto"/>
        <w:jc w:val="both"/>
        <w:rPr>
          <w:rStyle w:val="Heading2Char"/>
        </w:rPr>
      </w:pPr>
    </w:p>
    <w:p w14:paraId="2D085587" w14:textId="4B11E880" w:rsidR="008E2B9E" w:rsidRPr="00DA136B" w:rsidRDefault="00DA136B" w:rsidP="006179FA">
      <w:pPr>
        <w:pStyle w:val="Heading2"/>
        <w:numPr>
          <w:ilvl w:val="0"/>
          <w:numId w:val="6"/>
        </w:numPr>
        <w:bidi/>
      </w:pPr>
      <w:bookmarkStart w:id="8" w:name="_Toc137924631"/>
      <w:proofErr w:type="spellStart"/>
      <w:r>
        <w:rPr>
          <w:rFonts w:hint="cs"/>
        </w:rPr>
        <w:t>S</w:t>
      </w:r>
      <w:r>
        <w:t>rGan</w:t>
      </w:r>
      <w:bookmarkEnd w:id="8"/>
      <w:proofErr w:type="spellEnd"/>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proofErr w:type="spellStart"/>
      <w:r w:rsidRPr="00D04CAC">
        <w:rPr>
          <w:lang w:val="en-US"/>
        </w:rPr>
        <w:t>SRResNet</w:t>
      </w:r>
      <w:proofErr w:type="spellEnd"/>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proofErr w:type="spellStart"/>
      <w:r w:rsidR="00A74010">
        <w:rPr>
          <w:rFonts w:hint="cs"/>
          <w:lang w:val="en-US"/>
        </w:rPr>
        <w:t>SRR</w:t>
      </w:r>
      <w:r w:rsidR="00A74010">
        <w:rPr>
          <w:lang w:val="en-US"/>
        </w:rPr>
        <w:t>esNet</w:t>
      </w:r>
      <w:proofErr w:type="spellEnd"/>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proofErr w:type="spellStart"/>
      <w:r w:rsidR="00965394">
        <w:rPr>
          <w:rFonts w:hint="cs"/>
          <w:lang w:val="en-US"/>
        </w:rPr>
        <w:t>S</w:t>
      </w:r>
      <w:r w:rsidR="00965394">
        <w:rPr>
          <w:lang w:val="en-US"/>
        </w:rPr>
        <w:t>rGan</w:t>
      </w:r>
      <w:proofErr w:type="spellEnd"/>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proofErr w:type="spellStart"/>
      <w:r w:rsidRPr="00D04CAC">
        <w:rPr>
          <w:lang w:val="en-US"/>
        </w:rPr>
        <w:t>SRResNet</w:t>
      </w:r>
      <w:proofErr w:type="spellEnd"/>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w:t>
      </w:r>
      <w:proofErr w:type="spellStart"/>
      <w:r w:rsidRPr="00D04CAC">
        <w:rPr>
          <w:lang w:val="en-US"/>
        </w:rPr>
        <w:t>db</w:t>
      </w:r>
      <w:proofErr w:type="spellEnd"/>
      <w:r w:rsidRPr="00D04CAC">
        <w:rPr>
          <w:lang w:val="en-US"/>
        </w:rPr>
        <w:t>)</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lastRenderedPageBreak/>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proofErr w:type="spellStart"/>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proofErr w:type="spellEnd"/>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proofErr w:type="spellStart"/>
      <w:r w:rsidRPr="00965394">
        <w:rPr>
          <w:lang w:val="en-US"/>
        </w:rPr>
        <w:t>SrResNet</w:t>
      </w:r>
      <w:proofErr w:type="spellEnd"/>
      <w:r w:rsidRPr="00965394">
        <w:rPr>
          <w:rFonts w:hint="cs"/>
          <w:rtl/>
          <w:lang w:val="en-US"/>
        </w:rPr>
        <w:t xml:space="preserve">,התמונה הנוצא מארכיטקטורת </w:t>
      </w:r>
      <w:proofErr w:type="spellStart"/>
      <w:r w:rsidRPr="00965394">
        <w:rPr>
          <w:lang w:val="en-US"/>
        </w:rPr>
        <w:t>SrGan</w:t>
      </w:r>
      <w:proofErr w:type="spellEnd"/>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proofErr w:type="spellStart"/>
      <w:r w:rsidRPr="00965394">
        <w:rPr>
          <w:lang w:val="en-US"/>
        </w:rPr>
        <w:t>SrResNet</w:t>
      </w:r>
      <w:proofErr w:type="spellEnd"/>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lastRenderedPageBreak/>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proofErr w:type="spellStart"/>
      <w:r w:rsidR="00EE3C93">
        <w:rPr>
          <w:rFonts w:asciiTheme="minorBidi" w:hAnsiTheme="minorBidi" w:hint="cs"/>
          <w:sz w:val="20"/>
          <w:szCs w:val="20"/>
          <w:lang w:val="en-US"/>
        </w:rPr>
        <w:t>SRR</w:t>
      </w:r>
      <w:r w:rsidR="00EE3C93">
        <w:rPr>
          <w:rFonts w:asciiTheme="minorBidi" w:hAnsiTheme="minorBidi"/>
          <w:sz w:val="20"/>
          <w:szCs w:val="20"/>
          <w:lang w:val="en-US"/>
        </w:rPr>
        <w:t>esNet</w:t>
      </w:r>
      <w:proofErr w:type="spellEnd"/>
      <w:r w:rsidR="00EE3C93">
        <w:rPr>
          <w:rFonts w:asciiTheme="minorBidi" w:hAnsiTheme="minorBidi" w:hint="cs"/>
          <w:sz w:val="20"/>
          <w:szCs w:val="20"/>
          <w:rtl/>
          <w:lang w:val="en-US"/>
        </w:rPr>
        <w:t xml:space="preserve"> , ארכיטקטורת </w:t>
      </w:r>
      <w:proofErr w:type="spellStart"/>
      <w:r w:rsidR="00EE3C93">
        <w:rPr>
          <w:rFonts w:asciiTheme="minorBidi" w:hAnsiTheme="minorBidi"/>
          <w:sz w:val="20"/>
          <w:szCs w:val="20"/>
          <w:lang w:val="en-US"/>
        </w:rPr>
        <w:t>SrGan</w:t>
      </w:r>
      <w:proofErr w:type="spellEnd"/>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proofErr w:type="spellStart"/>
      <w:r>
        <w:rPr>
          <w:rFonts w:asciiTheme="minorBidi" w:hAnsiTheme="minorBidi"/>
          <w:sz w:val="20"/>
          <w:szCs w:val="20"/>
          <w:lang w:val="en-US"/>
        </w:rPr>
        <w:t>SrGan</w:t>
      </w:r>
      <w:proofErr w:type="spellEnd"/>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proofErr w:type="spellStart"/>
      <w:r w:rsidR="00EE3C93">
        <w:rPr>
          <w:rFonts w:asciiTheme="minorBidi" w:hAnsiTheme="minorBidi"/>
          <w:sz w:val="20"/>
          <w:szCs w:val="20"/>
          <w:lang w:val="en-US"/>
        </w:rPr>
        <w:t>SrResnet</w:t>
      </w:r>
      <w:proofErr w:type="spellEnd"/>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68BC36FD" w14:textId="1B9E9D43" w:rsidR="007407A3" w:rsidRDefault="007C5E4E" w:rsidP="007C5E4E">
      <w:pPr>
        <w:bidi/>
        <w:rPr>
          <w:rtl/>
          <w:lang w:val="en-US"/>
        </w:rPr>
      </w:pPr>
      <w:r>
        <w:rPr>
          <w:rFonts w:hint="cs"/>
          <w:rtl/>
          <w:lang w:val="en-US"/>
        </w:rPr>
        <w:t xml:space="preserve">כאשר מתבוננים בערכי פונקציית ההפסד, </w:t>
      </w:r>
      <w:r w:rsidR="007407A3">
        <w:rPr>
          <w:rFonts w:hint="cs"/>
          <w:rtl/>
          <w:lang w:val="en-US"/>
        </w:rPr>
        <w:t>ניתן לראות שיש ירידה</w:t>
      </w:r>
      <w:r w:rsidR="00EE3C93">
        <w:rPr>
          <w:rFonts w:hint="cs"/>
          <w:rtl/>
          <w:lang w:val="en-US"/>
        </w:rPr>
        <w:t xml:space="preserve"> משמעותית יותר</w:t>
      </w:r>
      <w:r w:rsidR="007407A3">
        <w:rPr>
          <w:rFonts w:hint="cs"/>
          <w:rtl/>
          <w:lang w:val="en-US"/>
        </w:rPr>
        <w:t xml:space="preserve"> בפונקציית הדסקרימנטור עד לשלב </w:t>
      </w:r>
      <w:r w:rsidR="00EE3C93">
        <w:rPr>
          <w:rFonts w:hint="cs"/>
          <w:rtl/>
          <w:lang w:val="en-US"/>
        </w:rPr>
        <w:t>1.1 מיליון צעדים</w:t>
      </w:r>
      <w:r w:rsidR="007407A3">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5F6515A" w14:textId="54407A6F" w:rsidR="001D14C7" w:rsidRPr="006179FA" w:rsidRDefault="007407A3" w:rsidP="006179FA">
      <w:pPr>
        <w:bidi/>
        <w:rPr>
          <w:lang w:val="en-US"/>
        </w:rPr>
      </w:pPr>
      <w:r>
        <w:rPr>
          <w:noProof/>
        </w:rPr>
        <w:drawing>
          <wp:inline distT="0" distB="0" distL="0" distR="0" wp14:anchorId="227A12EF" wp14:editId="65EB0E15">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1308" cy="4998085"/>
                    </a:xfrm>
                    <a:prstGeom prst="rect">
                      <a:avLst/>
                    </a:prstGeom>
                  </pic:spPr>
                </pic:pic>
              </a:graphicData>
            </a:graphic>
          </wp:inline>
        </w:drawing>
      </w:r>
    </w:p>
    <w:p w14:paraId="709DFE28" w14:textId="2985D1AC" w:rsidR="00325C72" w:rsidRPr="00B50622" w:rsidRDefault="007407A3" w:rsidP="006179FA">
      <w:pPr>
        <w:pStyle w:val="Heading2"/>
        <w:numPr>
          <w:ilvl w:val="0"/>
          <w:numId w:val="6"/>
        </w:numPr>
        <w:bidi/>
        <w:rPr>
          <w:rtl/>
        </w:rPr>
      </w:pPr>
      <w:bookmarkStart w:id="9" w:name="_Toc137924632"/>
      <w:r w:rsidRPr="00B50622">
        <w:rPr>
          <w:rFonts w:hint="cs"/>
          <w:rtl/>
        </w:rPr>
        <w:lastRenderedPageBreak/>
        <w:t xml:space="preserve">בעיית </w:t>
      </w:r>
      <w:r w:rsidRPr="00660BB0">
        <w:rPr>
          <w:rFonts w:hint="cs"/>
          <w:rtl/>
        </w:rPr>
        <w:t>קריסת</w:t>
      </w:r>
      <w:r w:rsidRPr="00B50622">
        <w:rPr>
          <w:rFonts w:hint="cs"/>
          <w:rtl/>
        </w:rPr>
        <w:t xml:space="preserve"> מצב</w:t>
      </w:r>
      <w:bookmarkEnd w:id="9"/>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w:t>
      </w:r>
      <w:proofErr w:type="spellStart"/>
      <w:r w:rsidR="007407A3">
        <w:rPr>
          <w:rFonts w:asciiTheme="minorBidi" w:hAnsiTheme="minorBidi"/>
          <w:sz w:val="24"/>
          <w:szCs w:val="24"/>
          <w:lang w:val="en-US"/>
        </w:rPr>
        <w:t>SrResnet</w:t>
      </w:r>
      <w:proofErr w:type="spellEnd"/>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lastRenderedPageBreak/>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1B44526C" w:rsidR="00183FD9" w:rsidRDefault="007C5E4E" w:rsidP="00183FD9">
      <w:pPr>
        <w:bidi/>
        <w:rPr>
          <w:rtl/>
          <w:lang w:val="en-US"/>
        </w:rPr>
      </w:pPr>
      <w:r>
        <w:rPr>
          <w:rFonts w:hint="cs"/>
          <w:rtl/>
          <w:lang w:val="en-US"/>
        </w:rPr>
        <w:t xml:space="preserve">כאשר מסתכלים על ערכי מדד </w:t>
      </w:r>
      <w:r w:rsidR="00165DD4">
        <w:rPr>
          <w:rFonts w:hint="cs"/>
          <w:lang w:val="en-US"/>
        </w:rPr>
        <w:t>FID</w:t>
      </w:r>
      <w:r w:rsidR="00165DD4">
        <w:rPr>
          <w:rFonts w:hint="cs"/>
          <w:rtl/>
          <w:lang w:val="en-US"/>
        </w:rPr>
        <w:t xml:space="preserve"> </w:t>
      </w:r>
      <w:r>
        <w:rPr>
          <w:rFonts w:hint="cs"/>
          <w:rtl/>
          <w:lang w:val="en-US"/>
        </w:rPr>
        <w:t xml:space="preserve">ערכו </w:t>
      </w:r>
      <w:r w:rsidR="00165DD4">
        <w:rPr>
          <w:rFonts w:hint="cs"/>
          <w:rtl/>
          <w:lang w:val="en-US"/>
        </w:rPr>
        <w:t>ממש גבוה,</w:t>
      </w:r>
      <w:r>
        <w:rPr>
          <w:rFonts w:hint="cs"/>
          <w:rtl/>
          <w:lang w:val="en-US"/>
        </w:rPr>
        <w:t xml:space="preserve"> ערכו</w:t>
      </w:r>
      <w:r w:rsidR="00165DD4">
        <w:rPr>
          <w:rFonts w:hint="cs"/>
          <w:rtl/>
          <w:lang w:val="en-US"/>
        </w:rPr>
        <w:t xml:space="preserve">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57296C9E" w14:textId="77777777" w:rsidR="007C5E4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הפסד</w:t>
      </w:r>
      <w:r w:rsidR="007C5E4E">
        <w:rPr>
          <w:rFonts w:hint="cs"/>
          <w:rtl/>
          <w:lang w:val="en-US"/>
        </w:rPr>
        <w:t xml:space="preserve"> </w:t>
      </w:r>
      <w:r w:rsidR="007407A3">
        <w:rPr>
          <w:rFonts w:hint="cs"/>
          <w:rtl/>
          <w:lang w:val="en-US"/>
        </w:rPr>
        <w:t>של רשת הגנרטור עולים</w:t>
      </w:r>
      <w:r w:rsidR="00216D16">
        <w:rPr>
          <w:rFonts w:hint="cs"/>
          <w:rtl/>
          <w:lang w:val="en-US"/>
        </w:rPr>
        <w:t xml:space="preserve"> ככל שתמקדמים באימון</w:t>
      </w:r>
      <w:r w:rsidR="007407A3">
        <w:rPr>
          <w:rFonts w:hint="cs"/>
          <w:rtl/>
          <w:lang w:val="en-US"/>
        </w:rPr>
        <w:t>.</w:t>
      </w:r>
    </w:p>
    <w:p w14:paraId="0E203596" w14:textId="19F13FCD" w:rsidR="008E2B9E" w:rsidRDefault="00165DD4" w:rsidP="007C5E4E">
      <w:pPr>
        <w:bidi/>
        <w:rPr>
          <w:rtl/>
          <w:lang w:val="en-US"/>
        </w:rPr>
      </w:pPr>
      <w:r>
        <w:rPr>
          <w:rtl/>
          <w:lang w:val="en-US"/>
        </w:rPr>
        <w:lastRenderedPageBreak/>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Pr="001D14C7"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17AEC82E" w:rsidR="00E918DE" w:rsidRDefault="00456AE3" w:rsidP="006179FA">
      <w:pPr>
        <w:pStyle w:val="Heading3"/>
        <w:numPr>
          <w:ilvl w:val="0"/>
          <w:numId w:val="6"/>
        </w:numPr>
        <w:bidi/>
        <w:rPr>
          <w:lang w:val="en-US"/>
        </w:rPr>
      </w:pPr>
      <w:bookmarkStart w:id="10" w:name="_Toc137924633"/>
      <w:r>
        <w:rPr>
          <w:lang w:val="en-US"/>
        </w:rPr>
        <w:lastRenderedPageBreak/>
        <w:t>WGAN</w:t>
      </w:r>
      <w:bookmarkEnd w:id="10"/>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proofErr w:type="spellStart"/>
      <w:r>
        <w:rPr>
          <w:rFonts w:asciiTheme="minorBidi" w:hAnsiTheme="minorBidi"/>
          <w:sz w:val="24"/>
          <w:szCs w:val="24"/>
          <w:lang w:val="en-US"/>
        </w:rPr>
        <w:t>rWgan</w:t>
      </w:r>
      <w:proofErr w:type="spellEnd"/>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proofErr w:type="spellStart"/>
      <w:r>
        <w:rPr>
          <w:rFonts w:asciiTheme="minorBidi" w:hAnsiTheme="minorBidi"/>
          <w:sz w:val="24"/>
          <w:szCs w:val="24"/>
          <w:lang w:val="en-US"/>
        </w:rPr>
        <w:t>SrGan</w:t>
      </w:r>
      <w:proofErr w:type="spellEnd"/>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proofErr w:type="spellStart"/>
      <w:r w:rsidRPr="00660BB0">
        <w:rPr>
          <w:rFonts w:asciiTheme="minorBidi" w:hAnsiTheme="minorBidi"/>
          <w:sz w:val="24"/>
          <w:szCs w:val="24"/>
        </w:rPr>
        <w:t>SrGan</w:t>
      </w:r>
      <w:proofErr w:type="spellEnd"/>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proofErr w:type="spellStart"/>
      <w:r w:rsidR="00D92889">
        <w:rPr>
          <w:rFonts w:asciiTheme="minorBidi" w:hAnsiTheme="minorBidi"/>
          <w:sz w:val="24"/>
          <w:szCs w:val="24"/>
          <w:lang w:val="en-US"/>
        </w:rPr>
        <w:t>SrWgan</w:t>
      </w:r>
      <w:proofErr w:type="spellEnd"/>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proofErr w:type="spellStart"/>
      <w:r w:rsidRPr="00660BB0">
        <w:rPr>
          <w:rFonts w:asciiTheme="minorBidi" w:hAnsiTheme="minorBidi" w:hint="cs"/>
          <w:sz w:val="24"/>
          <w:szCs w:val="24"/>
        </w:rPr>
        <w:t>S</w:t>
      </w:r>
      <w:r w:rsidRPr="00660BB0">
        <w:rPr>
          <w:rFonts w:asciiTheme="minorBidi" w:hAnsiTheme="minorBidi"/>
          <w:sz w:val="24"/>
          <w:szCs w:val="24"/>
        </w:rPr>
        <w:t>rGan</w:t>
      </w:r>
      <w:proofErr w:type="spellEnd"/>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proofErr w:type="spellStart"/>
      <w:r w:rsidRPr="006F61B7">
        <w:rPr>
          <w:rFonts w:asciiTheme="minorBidi" w:hAnsiTheme="minorBidi"/>
          <w:sz w:val="20"/>
          <w:szCs w:val="20"/>
        </w:rPr>
        <w:t>SrWgan</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15F7103" w:rsidR="006943D1" w:rsidRDefault="003600EF" w:rsidP="003600EF">
      <w:pPr>
        <w:bidi/>
        <w:rPr>
          <w:noProof/>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7C5E4E">
        <w:rPr>
          <w:rFonts w:hint="cs"/>
          <w:noProof/>
          <w:rtl/>
          <w:lang w:val="en-US"/>
        </w:rPr>
        <w:t xml:space="preserve"> לאורך זמן</w:t>
      </w:r>
      <w:r w:rsidR="00F456AA">
        <w:rPr>
          <w:rFonts w:hint="cs"/>
          <w:noProof/>
          <w:rtl/>
          <w:lang w:val="en-US"/>
        </w:rPr>
        <w:t>.</w:t>
      </w:r>
    </w:p>
    <w:p w14:paraId="3EC32F06" w14:textId="77777777" w:rsidR="0088797C" w:rsidRDefault="0088797C" w:rsidP="0088797C">
      <w:pPr>
        <w:bidi/>
        <w:rPr>
          <w:noProof/>
          <w:lang w:val="en-US"/>
        </w:rPr>
      </w:pPr>
    </w:p>
    <w:p w14:paraId="6C065268" w14:textId="77777777" w:rsidR="0088797C" w:rsidRDefault="0088797C" w:rsidP="0088797C">
      <w:pPr>
        <w:bidi/>
        <w:rPr>
          <w:noProof/>
          <w:lang w:val="en-US"/>
        </w:rPr>
      </w:pPr>
    </w:p>
    <w:p w14:paraId="5BD9FC3A" w14:textId="77777777" w:rsidR="0088797C" w:rsidRDefault="0088797C" w:rsidP="0088797C">
      <w:pPr>
        <w:bidi/>
        <w:rPr>
          <w:noProof/>
          <w:lang w:val="en-US"/>
        </w:rPr>
      </w:pPr>
    </w:p>
    <w:p w14:paraId="3786453D" w14:textId="77777777" w:rsidR="0088797C" w:rsidRDefault="0088797C" w:rsidP="0088797C">
      <w:pPr>
        <w:bidi/>
        <w:rPr>
          <w:noProof/>
          <w:lang w:val="en-US"/>
        </w:rPr>
      </w:pPr>
    </w:p>
    <w:p w14:paraId="671BC733" w14:textId="77777777" w:rsidR="0088797C" w:rsidRDefault="0088797C" w:rsidP="0088797C">
      <w:pPr>
        <w:bidi/>
        <w:rPr>
          <w:noProof/>
          <w:lang w:val="en-US"/>
        </w:rPr>
      </w:pPr>
    </w:p>
    <w:p w14:paraId="6FD4E075" w14:textId="77777777" w:rsidR="0088797C" w:rsidRDefault="0088797C" w:rsidP="0088797C">
      <w:pPr>
        <w:bidi/>
        <w:rPr>
          <w:noProof/>
          <w:lang w:val="en-US"/>
        </w:rPr>
      </w:pPr>
    </w:p>
    <w:p w14:paraId="15C50FFD" w14:textId="77777777" w:rsidR="0088797C" w:rsidRDefault="0088797C" w:rsidP="0088797C">
      <w:pPr>
        <w:bidi/>
        <w:rPr>
          <w:noProof/>
          <w:lang w:val="en-US"/>
        </w:rPr>
      </w:pPr>
    </w:p>
    <w:p w14:paraId="45700DF0" w14:textId="77777777" w:rsidR="0088797C" w:rsidRPr="00F456AA" w:rsidRDefault="0088797C" w:rsidP="0088797C">
      <w:pPr>
        <w:bidi/>
        <w:rPr>
          <w:noProof/>
          <w:rtl/>
          <w:lang w:val="en-US"/>
        </w:rPr>
      </w:pPr>
    </w:p>
    <w:p w14:paraId="575C0ED3" w14:textId="77777777" w:rsidR="003600EF" w:rsidRDefault="003600EF" w:rsidP="003600EF">
      <w:pPr>
        <w:bidi/>
        <w:rPr>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AA6E67">
        <w:tc>
          <w:tcPr>
            <w:tcW w:w="1656" w:type="dxa"/>
          </w:tcPr>
          <w:p w14:paraId="01B1A041" w14:textId="4B29CE1E" w:rsidR="003600EF" w:rsidRDefault="003600EF" w:rsidP="003600EF">
            <w:pPr>
              <w:bidi/>
              <w:jc w:val="center"/>
              <w:rPr>
                <w:rtl/>
              </w:rPr>
            </w:pPr>
            <w:r>
              <w:rPr>
                <w:rFonts w:hint="cs"/>
                <w:rtl/>
              </w:rPr>
              <w:lastRenderedPageBreak/>
              <w:t>1.8</w:t>
            </w:r>
          </w:p>
        </w:tc>
        <w:tc>
          <w:tcPr>
            <w:tcW w:w="1656" w:type="dxa"/>
          </w:tcPr>
          <w:p w14:paraId="165D8ACC" w14:textId="6C5A5C3E" w:rsidR="003600EF" w:rsidRDefault="003600EF" w:rsidP="003600EF">
            <w:pPr>
              <w:bidi/>
              <w:jc w:val="center"/>
              <w:rPr>
                <w:rtl/>
              </w:rPr>
            </w:pPr>
            <w:r>
              <w:rPr>
                <w:rFonts w:hint="cs"/>
                <w:rtl/>
              </w:rPr>
              <w:t>1.7</w:t>
            </w:r>
          </w:p>
        </w:tc>
        <w:tc>
          <w:tcPr>
            <w:tcW w:w="1656" w:type="dxa"/>
          </w:tcPr>
          <w:p w14:paraId="1DA27BE5" w14:textId="655A814B" w:rsidR="003600EF" w:rsidRDefault="003600EF" w:rsidP="003600EF">
            <w:pPr>
              <w:bidi/>
              <w:jc w:val="center"/>
              <w:rPr>
                <w:rtl/>
              </w:rPr>
            </w:pPr>
            <w:r>
              <w:rPr>
                <w:rFonts w:hint="cs"/>
                <w:rtl/>
              </w:rPr>
              <w:t>1.6</w:t>
            </w:r>
          </w:p>
        </w:tc>
        <w:tc>
          <w:tcPr>
            <w:tcW w:w="1656" w:type="dxa"/>
          </w:tcPr>
          <w:p w14:paraId="7D77CB1E" w14:textId="429DBC64" w:rsidR="003600EF" w:rsidRDefault="003600EF" w:rsidP="003600EF">
            <w:pPr>
              <w:bidi/>
              <w:jc w:val="center"/>
              <w:rPr>
                <w:rtl/>
              </w:rPr>
            </w:pPr>
            <w:r>
              <w:rPr>
                <w:rFonts w:hint="cs"/>
                <w:rtl/>
              </w:rPr>
              <w:t>1.5</w:t>
            </w:r>
          </w:p>
        </w:tc>
        <w:tc>
          <w:tcPr>
            <w:tcW w:w="1656" w:type="dxa"/>
          </w:tcPr>
          <w:p w14:paraId="77B83050" w14:textId="73BC3D95" w:rsidR="003600EF" w:rsidRDefault="003600EF" w:rsidP="003600EF">
            <w:pPr>
              <w:bidi/>
              <w:jc w:val="center"/>
              <w:rPr>
                <w:rtl/>
              </w:rPr>
            </w:pPr>
            <w:r>
              <w:rPr>
                <w:rFonts w:hint="cs"/>
                <w:rtl/>
              </w:rPr>
              <w:t>1.4</w:t>
            </w:r>
          </w:p>
        </w:tc>
        <w:tc>
          <w:tcPr>
            <w:tcW w:w="1185" w:type="dxa"/>
          </w:tcPr>
          <w:p w14:paraId="18A3A99A" w14:textId="5E648E51" w:rsidR="003600EF" w:rsidRDefault="003600EF" w:rsidP="003600EF">
            <w:pPr>
              <w:bidi/>
              <w:jc w:val="center"/>
            </w:pPr>
            <w:r>
              <w:t>Arch/steps</w:t>
            </w:r>
          </w:p>
        </w:tc>
      </w:tr>
      <w:tr w:rsidR="003600EF" w14:paraId="1860EC10" w14:textId="59AE42AC" w:rsidTr="00AA6E67">
        <w:tc>
          <w:tcPr>
            <w:tcW w:w="165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AA6E67">
        <w:tc>
          <w:tcPr>
            <w:tcW w:w="165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AA6E67">
        <w:tc>
          <w:tcPr>
            <w:tcW w:w="1656" w:type="dxa"/>
          </w:tcPr>
          <w:p w14:paraId="6FD2C58C" w14:textId="77777777" w:rsidR="003600EF" w:rsidRDefault="003600EF" w:rsidP="000A2287">
            <w:pPr>
              <w:bidi/>
              <w:rPr>
                <w:rtl/>
              </w:rPr>
            </w:pPr>
            <w:r>
              <w:rPr>
                <w:noProof/>
              </w:rPr>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AA6E67">
        <w:tc>
          <w:tcPr>
            <w:tcW w:w="165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AA6E67">
        <w:tc>
          <w:tcPr>
            <w:tcW w:w="165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AA6E67">
        <w:tc>
          <w:tcPr>
            <w:tcW w:w="165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Default="00434C82" w:rsidP="000A2287">
            <w:pPr>
              <w:bidi/>
              <w:rPr>
                <w:noProof/>
              </w:rPr>
            </w:pPr>
            <w:r>
              <w:rPr>
                <w:rFonts w:hint="cs"/>
                <w:noProof/>
              </w:rPr>
              <w:t>S</w:t>
            </w:r>
            <w:r>
              <w:rPr>
                <w:noProof/>
              </w:rPr>
              <w:t>rWGAN</w:t>
            </w:r>
          </w:p>
        </w:tc>
      </w:tr>
    </w:tbl>
    <w:p w14:paraId="117BB7C0" w14:textId="3727373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proofErr w:type="spellStart"/>
      <w:r w:rsidRPr="00F456AA">
        <w:rPr>
          <w:sz w:val="18"/>
          <w:szCs w:val="18"/>
          <w:lang w:val="en-US"/>
        </w:rPr>
        <w:t>SrGan</w:t>
      </w:r>
      <w:proofErr w:type="spellEnd"/>
      <w:r w:rsidRPr="00F456AA">
        <w:rPr>
          <w:rFonts w:hint="cs"/>
          <w:sz w:val="18"/>
          <w:szCs w:val="18"/>
          <w:rtl/>
          <w:lang w:val="en-US"/>
        </w:rPr>
        <w:t xml:space="preserve"> </w:t>
      </w:r>
      <w:r w:rsidR="00B3114A">
        <w:rPr>
          <w:rFonts w:hint="cs"/>
          <w:sz w:val="18"/>
          <w:szCs w:val="18"/>
          <w:rtl/>
          <w:lang w:val="en-US"/>
        </w:rPr>
        <w:t>ו</w:t>
      </w:r>
      <w:proofErr w:type="spellStart"/>
      <w:r w:rsidR="00B3114A">
        <w:rPr>
          <w:sz w:val="18"/>
          <w:szCs w:val="18"/>
          <w:lang w:val="en-US"/>
        </w:rPr>
        <w:t>SrWgan</w:t>
      </w:r>
      <w:proofErr w:type="spellEnd"/>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952DBB5" w:rsidR="00434C82" w:rsidRDefault="00D57AD0" w:rsidP="006179FA">
      <w:pPr>
        <w:pStyle w:val="Heading2"/>
        <w:numPr>
          <w:ilvl w:val="0"/>
          <w:numId w:val="6"/>
        </w:numPr>
        <w:bidi/>
      </w:pPr>
      <w:bookmarkStart w:id="11" w:name="_Toc137924634"/>
      <w:r>
        <w:t>WGAN-GP</w:t>
      </w:r>
      <w:bookmarkEnd w:id="11"/>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w:t>
      </w:r>
      <w:proofErr w:type="spellStart"/>
      <w:r w:rsidRPr="000C63F0">
        <w:rPr>
          <w:rFonts w:asciiTheme="minorBidi" w:hAnsiTheme="minorBidi"/>
        </w:rPr>
        <w:t>GANs</w:t>
      </w:r>
      <w:proofErr w:type="spellEnd"/>
      <w:r w:rsidRPr="000C63F0">
        <w:rPr>
          <w:rFonts w:asciiTheme="minorBidi" w:hAnsiTheme="minorBidi"/>
        </w:rPr>
        <w:t xml:space="preserve">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מימוש תנאי הרגולציה מבוצע בפונקציה </w:t>
      </w:r>
      <w:proofErr w:type="spellStart"/>
      <w:r>
        <w:rPr>
          <w:rFonts w:asciiTheme="minorBidi" w:hAnsiTheme="minorBidi"/>
          <w:sz w:val="24"/>
          <w:szCs w:val="24"/>
          <w:lang w:val="en-US"/>
        </w:rPr>
        <w:t>gradient_penatly</w:t>
      </w:r>
      <w:proofErr w:type="spellEnd"/>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proofErr w:type="spellStart"/>
      <w:r>
        <w:rPr>
          <w:lang w:val="en-US"/>
        </w:rPr>
        <w:t>SrWgan</w:t>
      </w:r>
      <w:proofErr w:type="spellEnd"/>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DB4C77" w:rsidRDefault="000314AF" w:rsidP="00DB4C77">
      <w:pPr>
        <w:bidi/>
        <w:rPr>
          <w:sz w:val="18"/>
          <w:szCs w:val="18"/>
          <w:lang w:val="en-US"/>
        </w:rPr>
      </w:pPr>
      <w:r w:rsidRPr="00DB4C77">
        <w:rPr>
          <w:rFonts w:hint="cs"/>
          <w:sz w:val="18"/>
          <w:szCs w:val="18"/>
          <w:rtl/>
          <w:lang w:val="en-US"/>
        </w:rPr>
        <w:t>גר</w:t>
      </w:r>
      <w:r w:rsidR="00771D1C" w:rsidRPr="00DB4C77">
        <w:rPr>
          <w:rFonts w:hint="cs"/>
          <w:sz w:val="18"/>
          <w:szCs w:val="18"/>
          <w:rtl/>
          <w:lang w:val="en-US"/>
        </w:rPr>
        <w:t xml:space="preserve">פים </w:t>
      </w:r>
      <w:r w:rsidR="00D92889" w:rsidRPr="00DB4C77">
        <w:rPr>
          <w:rFonts w:hint="cs"/>
          <w:sz w:val="18"/>
          <w:szCs w:val="18"/>
          <w:rtl/>
          <w:lang w:val="en-US"/>
        </w:rPr>
        <w:t>ה</w:t>
      </w:r>
      <w:r w:rsidRPr="00DB4C77">
        <w:rPr>
          <w:rFonts w:hint="cs"/>
          <w:sz w:val="18"/>
          <w:szCs w:val="18"/>
          <w:rtl/>
          <w:lang w:val="en-US"/>
        </w:rPr>
        <w:t>מציגים את מדד</w:t>
      </w:r>
      <w:r w:rsidR="00EE6A68" w:rsidRPr="00DB4C77">
        <w:rPr>
          <w:rFonts w:hint="cs"/>
          <w:sz w:val="18"/>
          <w:szCs w:val="18"/>
          <w:rtl/>
          <w:lang w:val="en-US"/>
        </w:rPr>
        <w:t>י איכות תוצרי הרשת</w:t>
      </w:r>
      <w:r w:rsidR="00725394" w:rsidRPr="00DB4C77">
        <w:rPr>
          <w:rFonts w:hint="cs"/>
          <w:sz w:val="18"/>
          <w:szCs w:val="18"/>
          <w:rtl/>
          <w:lang w:val="en-US"/>
        </w:rPr>
        <w:t xml:space="preserve"> כפונקציה של התקמדות האימון עבור ארכיטקטורת </w:t>
      </w:r>
      <w:proofErr w:type="spellStart"/>
      <w:r w:rsidR="00725394" w:rsidRPr="00DB4C77">
        <w:rPr>
          <w:sz w:val="18"/>
          <w:szCs w:val="18"/>
          <w:lang w:val="en-US"/>
        </w:rPr>
        <w:t>SrWgan</w:t>
      </w:r>
      <w:proofErr w:type="spellEnd"/>
      <w:r w:rsidR="00725394" w:rsidRPr="00DB4C77">
        <w:rPr>
          <w:rFonts w:hint="cs"/>
          <w:sz w:val="18"/>
          <w:szCs w:val="18"/>
          <w:rtl/>
          <w:lang w:val="en-US"/>
        </w:rPr>
        <w:t xml:space="preserve"> ו אריכטקטורת </w:t>
      </w:r>
      <w:proofErr w:type="spellStart"/>
      <w:r w:rsidR="00725394" w:rsidRPr="00DB4C77">
        <w:rPr>
          <w:sz w:val="18"/>
          <w:szCs w:val="18"/>
          <w:lang w:val="en-US"/>
        </w:rPr>
        <w:t>SrWganGp</w:t>
      </w:r>
      <w:proofErr w:type="spellEnd"/>
      <w:r w:rsidR="00725394" w:rsidRPr="00DB4C77">
        <w:rPr>
          <w:rFonts w:hint="cs"/>
          <w:sz w:val="18"/>
          <w:szCs w:val="18"/>
          <w:rtl/>
          <w:lang w:val="en-US"/>
        </w:rPr>
        <w:t xml:space="preserve"> עם כמה משקלים שונים עבור תנאי הרגולציה.</w:t>
      </w:r>
      <w:r w:rsidR="00EE6A68" w:rsidRPr="00DB4C77">
        <w:rPr>
          <w:rFonts w:hint="cs"/>
          <w:sz w:val="18"/>
          <w:szCs w:val="18"/>
          <w:rtl/>
          <w:lang w:val="en-US"/>
        </w:rPr>
        <w:t xml:space="preserve"> </w:t>
      </w:r>
      <w:r w:rsidR="00725394" w:rsidRPr="00DB4C77">
        <w:rPr>
          <w:rFonts w:hint="cs"/>
          <w:sz w:val="18"/>
          <w:szCs w:val="18"/>
          <w:rtl/>
          <w:lang w:val="en-US"/>
        </w:rPr>
        <w:t xml:space="preserve">משמאל לימין, </w:t>
      </w:r>
      <w:r w:rsidR="00725394" w:rsidRPr="00DB4C77">
        <w:rPr>
          <w:rFonts w:hint="cs"/>
          <w:sz w:val="18"/>
          <w:szCs w:val="18"/>
          <w:lang w:val="en-US"/>
        </w:rPr>
        <w:t>PSNR</w:t>
      </w:r>
      <w:r w:rsidR="00725394" w:rsidRPr="00DB4C77">
        <w:rPr>
          <w:rFonts w:hint="cs"/>
          <w:sz w:val="18"/>
          <w:szCs w:val="18"/>
          <w:rtl/>
          <w:lang w:val="en-US"/>
        </w:rPr>
        <w:t xml:space="preserve">, </w:t>
      </w:r>
      <w:r w:rsidR="00725394" w:rsidRPr="00DB4C77">
        <w:rPr>
          <w:rFonts w:hint="cs"/>
          <w:sz w:val="18"/>
          <w:szCs w:val="18"/>
          <w:lang w:val="en-US"/>
        </w:rPr>
        <w:t>FID</w:t>
      </w:r>
      <w:r w:rsidR="00725394" w:rsidRPr="00DB4C77">
        <w:rPr>
          <w:rFonts w:hint="cs"/>
          <w:sz w:val="18"/>
          <w:szCs w:val="18"/>
          <w:rtl/>
          <w:lang w:val="en-US"/>
        </w:rPr>
        <w:t xml:space="preserve">, </w:t>
      </w:r>
      <w:r w:rsidR="00725394" w:rsidRPr="00DB4C77">
        <w:rPr>
          <w:rFonts w:hint="cs"/>
          <w:sz w:val="18"/>
          <w:szCs w:val="18"/>
          <w:lang w:val="en-US"/>
        </w:rPr>
        <w:t>SSIM</w:t>
      </w:r>
      <w:r w:rsidR="00725394" w:rsidRPr="00DB4C77">
        <w:rPr>
          <w:rFonts w:hint="cs"/>
          <w:sz w:val="18"/>
          <w:szCs w:val="18"/>
          <w:rtl/>
          <w:lang w:val="en-US"/>
        </w:rPr>
        <w:t>.</w:t>
      </w:r>
    </w:p>
    <w:p w14:paraId="6BE5D310" w14:textId="6526F737" w:rsidR="006F61B7" w:rsidRDefault="00164FD7" w:rsidP="00FD6776">
      <w:pPr>
        <w:bidi/>
        <w:rPr>
          <w:rFonts w:cs="Arial"/>
          <w:lang w:val="en-US"/>
        </w:rPr>
      </w:pPr>
      <w:r>
        <w:rPr>
          <w:rFonts w:hint="cs"/>
          <w:rtl/>
          <w:lang w:val="en-US"/>
        </w:rPr>
        <w:t xml:space="preserve">מאמר [11] ממליץ לבטל את שכבת ה </w:t>
      </w:r>
      <w:r w:rsidRPr="001A6EE2">
        <w:t>batch normalization</w:t>
      </w:r>
      <w:r w:rsidR="001A6EE2">
        <w:rPr>
          <w:rFonts w:hint="cs"/>
          <w:rtl/>
          <w:lang w:val="en-US"/>
        </w:rPr>
        <w:t xml:space="preserve"> לדסקרימנטור ובמקום זאת להשתמש ב </w:t>
      </w:r>
      <w:r w:rsidR="001A6EE2" w:rsidRPr="001A6EE2">
        <w:t xml:space="preserve">layer </w:t>
      </w:r>
      <w:r w:rsidRPr="001A6EE2">
        <w:t>normalization</w:t>
      </w:r>
      <w:r w:rsidR="00FD6776">
        <w:rPr>
          <w:rFonts w:hint="cs"/>
          <w:rtl/>
          <w:lang w:val="en-US"/>
        </w:rPr>
        <w:t xml:space="preserve">. </w:t>
      </w:r>
      <w:r w:rsidR="001A6EE2" w:rsidRPr="001A6EE2">
        <w:rPr>
          <w:rFonts w:cs="Arial"/>
          <w:rtl/>
          <w:lang w:val="en-US"/>
        </w:rPr>
        <w:t xml:space="preserve">כאשר מיישמים </w:t>
      </w:r>
      <w:r w:rsidR="001A6EE2">
        <w:rPr>
          <w:rFonts w:cs="Arial"/>
          <w:lang w:val="en-US"/>
        </w:rPr>
        <w:t xml:space="preserve">batch normalization </w:t>
      </w:r>
      <w:r w:rsidR="001A6EE2" w:rsidRPr="001A6EE2">
        <w:rPr>
          <w:rFonts w:cs="Arial"/>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Pr>
          <w:rFonts w:cs="Arial" w:hint="cs"/>
          <w:rtl/>
          <w:lang w:val="en-US"/>
        </w:rPr>
        <w:t xml:space="preserve">בעזרת </w:t>
      </w:r>
      <w:r w:rsidR="00FD6776">
        <w:rPr>
          <w:rFonts w:cs="Arial"/>
          <w:lang w:val="en-US"/>
        </w:rPr>
        <w:t>batch normalization</w:t>
      </w:r>
      <w:r w:rsidR="001A6EE2" w:rsidRPr="001A6EE2">
        <w:rPr>
          <w:rFonts w:cs="Arial"/>
          <w:rtl/>
          <w:lang w:val="en-US"/>
        </w:rPr>
        <w:t xml:space="preserve"> משנה את הבעיה ממיפוי של קלט אחד לפלט אחד למיפוי מקבוצה שלמה של קלטים לקבוצה שלמה של פלטים</w:t>
      </w:r>
      <w:r w:rsidR="00FD6776">
        <w:rPr>
          <w:rFonts w:cs="Arial" w:hint="cs"/>
          <w:rtl/>
          <w:lang w:val="en-US"/>
        </w:rPr>
        <w:t>.</w:t>
      </w:r>
      <w:r w:rsidR="00FD6776">
        <w:rPr>
          <w:rFonts w:cs="Arial"/>
          <w:rtl/>
        </w:rPr>
        <w:t xml:space="preserve"> </w:t>
      </w:r>
      <w:r w:rsidR="00FD6776">
        <w:rPr>
          <w:rFonts w:cs="Arial" w:hint="cs"/>
          <w:rtl/>
        </w:rPr>
        <w:t>בתנאי רגולציה על הגרדיאנט</w:t>
      </w:r>
      <w:r w:rsidR="00FD6776">
        <w:rPr>
          <w:rFonts w:cs="Arial"/>
          <w:rtl/>
        </w:rPr>
        <w:t xml:space="preserve"> </w:t>
      </w:r>
      <w:r w:rsidR="00FD6776">
        <w:rPr>
          <w:rFonts w:cs="Arial" w:hint="cs"/>
          <w:rtl/>
        </w:rPr>
        <w:t xml:space="preserve">רצינו להטיל </w:t>
      </w:r>
      <w:r w:rsidR="00FD6776">
        <w:rPr>
          <w:rFonts w:cs="Arial"/>
          <w:rtl/>
        </w:rPr>
        <w:t>קנס על הנורמה של הגרדיאנט של ה</w:t>
      </w:r>
      <w:r w:rsidR="00FD6776">
        <w:rPr>
          <w:rFonts w:cs="Arial" w:hint="cs"/>
          <w:rtl/>
        </w:rPr>
        <w:t>דיסקרימנטור</w:t>
      </w:r>
      <w:r w:rsidR="00FD6776">
        <w:rPr>
          <w:rFonts w:cs="Arial"/>
          <w:rtl/>
        </w:rPr>
        <w:t xml:space="preserve"> ביחס </w:t>
      </w:r>
      <w:r w:rsidR="00FD6776">
        <w:rPr>
          <w:rFonts w:cs="Arial" w:hint="cs"/>
          <w:rtl/>
        </w:rPr>
        <w:t>ל</w:t>
      </w:r>
      <w:r w:rsidR="00FD6776">
        <w:rPr>
          <w:rFonts w:cs="Arial"/>
          <w:rtl/>
        </w:rPr>
        <w:t>קלט</w:t>
      </w:r>
      <w:r w:rsidR="00FD6776">
        <w:rPr>
          <w:rFonts w:cs="Arial" w:hint="cs"/>
          <w:rtl/>
        </w:rPr>
        <w:t xml:space="preserve"> יחיד</w:t>
      </w:r>
      <w:r w:rsidR="00FD6776">
        <w:rPr>
          <w:rFonts w:cs="Arial"/>
          <w:rtl/>
        </w:rPr>
        <w:t xml:space="preserve">, ולא לכל הקבוצה. כדי לפתור את הבעיה זו, </w:t>
      </w:r>
      <w:r w:rsidR="00FD6776">
        <w:rPr>
          <w:rFonts w:cs="Arial" w:hint="cs"/>
          <w:rtl/>
        </w:rPr>
        <w:t>מחברי המאמר הציעו להשמיט</w:t>
      </w:r>
      <w:r w:rsidR="00FD6776">
        <w:rPr>
          <w:rFonts w:cs="Arial"/>
          <w:rtl/>
        </w:rPr>
        <w:t xml:space="preserve"> את</w:t>
      </w:r>
      <w:r w:rsidR="00FD6776">
        <w:rPr>
          <w:rFonts w:cs="Arial" w:hint="cs"/>
          <w:rtl/>
        </w:rPr>
        <w:t xml:space="preserve"> שכבת ה </w:t>
      </w:r>
      <w:r w:rsidR="00FD6776">
        <w:rPr>
          <w:rFonts w:cs="Arial"/>
          <w:lang w:val="en-US"/>
        </w:rPr>
        <w:t>batch normalization</w:t>
      </w:r>
      <w:r w:rsidR="00FD6776">
        <w:rPr>
          <w:rFonts w:cs="Arial" w:hint="cs"/>
          <w:rtl/>
          <w:lang w:val="en-US"/>
        </w:rPr>
        <w:t xml:space="preserve"> ולהחליפו ב </w:t>
      </w:r>
      <w:r w:rsidR="00FD6776">
        <w:rPr>
          <w:rFonts w:cs="Arial"/>
          <w:lang w:val="en-US"/>
        </w:rPr>
        <w:t>layer normalization</w:t>
      </w:r>
      <w:r w:rsidR="00FD6776">
        <w:rPr>
          <w:rFonts w:cs="Arial" w:hint="cs"/>
          <w:rtl/>
          <w:lang w:val="en-US"/>
        </w:rPr>
        <w:t xml:space="preserve">. בשלב זה ביצעתי בדיקה כמה שינוי זה משפיע על התוצרים של </w:t>
      </w:r>
      <w:r w:rsidR="001D0B05">
        <w:rPr>
          <w:rFonts w:cs="Arial" w:hint="cs"/>
          <w:lang w:val="en-US"/>
        </w:rPr>
        <w:t xml:space="preserve">WGANGP </w:t>
      </w:r>
      <w:r w:rsidR="00FD6776">
        <w:rPr>
          <w:rFonts w:cs="Arial" w:hint="cs"/>
          <w:lang w:val="en-US"/>
        </w:rPr>
        <w:t xml:space="preserve"> </w:t>
      </w:r>
      <w:r w:rsidR="00FD6776">
        <w:rPr>
          <w:rFonts w:cs="Arial" w:hint="cs"/>
          <w:rtl/>
          <w:lang w:val="en-US"/>
        </w:rPr>
        <w:t xml:space="preserve"> ואכן ישנה השפעה גדולה, התוצרים השתפרו</w:t>
      </w:r>
      <w:r w:rsidR="00DB4C77">
        <w:rPr>
          <w:rFonts w:cs="Arial" w:hint="cs"/>
          <w:rtl/>
          <w:lang w:val="en-US"/>
        </w:rPr>
        <w:t xml:space="preserve"> ונהיו דומים ל</w:t>
      </w:r>
      <w:r w:rsidR="00DB4C77">
        <w:rPr>
          <w:rFonts w:cs="Arial" w:hint="cs"/>
          <w:lang w:val="en-US"/>
        </w:rPr>
        <w:t>WGAN</w:t>
      </w:r>
      <w:r w:rsidR="00DB4C77">
        <w:rPr>
          <w:rFonts w:cs="Arial" w:hint="cs"/>
          <w:rtl/>
          <w:lang w:val="en-US"/>
        </w:rPr>
        <w:t>.</w:t>
      </w:r>
      <w:r w:rsidR="001D0B05">
        <w:rPr>
          <w:rFonts w:cs="Arial" w:hint="cs"/>
          <w:rtl/>
          <w:lang w:val="en-US"/>
        </w:rPr>
        <w:t xml:space="preserve"> בדקתי בנוסף החלפת שכבת הנורמליציה עוזרת גם בגנרטור. שם התוצרים יצאו פחות טובים. להלן הגרפים המציגים את מדדי איכות התמונה הנבדקים</w:t>
      </w:r>
      <w:r w:rsidR="00DB4C77">
        <w:rPr>
          <w:rFonts w:cs="Arial" w:hint="cs"/>
          <w:rtl/>
          <w:lang w:val="en-US"/>
        </w:rPr>
        <w:t xml:space="preserve"> לאורך התקדמות האימון</w:t>
      </w:r>
      <w:r w:rsidR="001D0B05">
        <w:rPr>
          <w:rFonts w:cs="Arial" w:hint="cs"/>
          <w:rtl/>
          <w:lang w:val="en-US"/>
        </w:rPr>
        <w:t>.</w:t>
      </w:r>
      <w:r w:rsidR="00DB4C77">
        <w:rPr>
          <w:rFonts w:cs="Arial" w:hint="cs"/>
          <w:rtl/>
          <w:lang w:val="en-US"/>
        </w:rPr>
        <w:t xml:space="preserve"> ניתן לראות כי הגרפים אשר משנים את תנאי הרגולציה עבור הדסקרימנטור</w:t>
      </w:r>
      <w:r w:rsidR="00DB4C77">
        <w:rPr>
          <w:rFonts w:cs="Arial"/>
          <w:lang w:val="en-US"/>
        </w:rPr>
        <w:t>)</w:t>
      </w:r>
      <w:r w:rsidR="00DB4C77">
        <w:rPr>
          <w:rFonts w:cs="Arial" w:hint="cs"/>
          <w:rtl/>
          <w:lang w:val="en-US"/>
        </w:rPr>
        <w:t xml:space="preserve">תכלת סגול וכתום) דומים לגרף </w:t>
      </w:r>
      <w:proofErr w:type="spellStart"/>
      <w:r w:rsidR="00DB4C77">
        <w:rPr>
          <w:rFonts w:cs="Arial"/>
          <w:lang w:val="en-US"/>
        </w:rPr>
        <w:t>wgan</w:t>
      </w:r>
      <w:proofErr w:type="spellEnd"/>
    </w:p>
    <w:tbl>
      <w:tblPr>
        <w:tblStyle w:val="TableGrid"/>
        <w:bidiVisual/>
        <w:tblW w:w="0" w:type="auto"/>
        <w:tblLook w:val="04A0" w:firstRow="1" w:lastRow="0" w:firstColumn="1" w:lastColumn="0" w:noHBand="0" w:noVBand="1"/>
      </w:tblPr>
      <w:tblGrid>
        <w:gridCol w:w="3236"/>
        <w:gridCol w:w="3267"/>
        <w:gridCol w:w="2739"/>
      </w:tblGrid>
      <w:tr w:rsidR="001D0B05" w14:paraId="13E1E78D" w14:textId="77777777" w:rsidTr="00BC0B5B">
        <w:tc>
          <w:tcPr>
            <w:tcW w:w="9242" w:type="dxa"/>
            <w:gridSpan w:val="3"/>
          </w:tcPr>
          <w:p w14:paraId="21534DF1" w14:textId="366FFDD4" w:rsidR="001D0B05" w:rsidRDefault="00021559" w:rsidP="00BC0B5B">
            <w:pPr>
              <w:bidi/>
              <w:jc w:val="center"/>
              <w:rPr>
                <w:rtl/>
              </w:rPr>
            </w:pPr>
            <w:r>
              <w:rPr>
                <w:noProof/>
              </w:rPr>
              <w:lastRenderedPageBreak/>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0"/>
                          <a:stretch>
                            <a:fillRect/>
                          </a:stretch>
                        </pic:blipFill>
                        <pic:spPr>
                          <a:xfrm>
                            <a:off x="0" y="0"/>
                            <a:ext cx="1879914" cy="1058634"/>
                          </a:xfrm>
                          <a:prstGeom prst="rect">
                            <a:avLst/>
                          </a:prstGeom>
                        </pic:spPr>
                      </pic:pic>
                    </a:graphicData>
                  </a:graphic>
                </wp:inline>
              </w:drawing>
            </w:r>
          </w:p>
        </w:tc>
      </w:tr>
      <w:tr w:rsidR="001D0B05" w14:paraId="53DE86CC" w14:textId="77777777" w:rsidTr="001D0B05">
        <w:tc>
          <w:tcPr>
            <w:tcW w:w="3236" w:type="dxa"/>
          </w:tcPr>
          <w:p w14:paraId="5C7CCD42" w14:textId="417D6023" w:rsidR="001D0B05" w:rsidRDefault="001D0B05" w:rsidP="00BC0B5B">
            <w:pPr>
              <w:bidi/>
              <w:rPr>
                <w:rtl/>
              </w:rPr>
            </w:pPr>
            <w:r>
              <w:rPr>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1"/>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Default="001D0B05" w:rsidP="00BC0B5B">
            <w:pPr>
              <w:bidi/>
            </w:pPr>
            <w:r>
              <w:rPr>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2"/>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Default="001D0B05" w:rsidP="00BC0B5B">
            <w:pPr>
              <w:bidi/>
              <w:rPr>
                <w:rtl/>
              </w:rPr>
            </w:pPr>
            <w:r>
              <w:rPr>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3"/>
                          <a:stretch>
                            <a:fillRect/>
                          </a:stretch>
                        </pic:blipFill>
                        <pic:spPr>
                          <a:xfrm>
                            <a:off x="0" y="0"/>
                            <a:ext cx="1582683" cy="1367438"/>
                          </a:xfrm>
                          <a:prstGeom prst="rect">
                            <a:avLst/>
                          </a:prstGeom>
                        </pic:spPr>
                      </pic:pic>
                    </a:graphicData>
                  </a:graphic>
                </wp:inline>
              </w:drawing>
            </w:r>
          </w:p>
        </w:tc>
      </w:tr>
    </w:tbl>
    <w:p w14:paraId="614C789B" w14:textId="14EF257A" w:rsidR="001D0B05" w:rsidRPr="00DB4C77" w:rsidRDefault="001D0B05" w:rsidP="00DB4C77">
      <w:pPr>
        <w:bidi/>
        <w:rPr>
          <w:sz w:val="18"/>
          <w:szCs w:val="18"/>
          <w:lang w:val="en-US"/>
        </w:rPr>
      </w:pPr>
      <w:r w:rsidRPr="00DB4C77">
        <w:rPr>
          <w:rFonts w:hint="cs"/>
          <w:sz w:val="18"/>
          <w:szCs w:val="18"/>
          <w:rtl/>
          <w:lang w:val="en-US"/>
        </w:rPr>
        <w:t xml:space="preserve">גרפים המציגים את מדדי איכות תוצרי הרשת כפונקציה של התקמדות האימון עבור ארכיטקטורת </w:t>
      </w:r>
      <w:proofErr w:type="spellStart"/>
      <w:r w:rsidRPr="00DB4C77">
        <w:rPr>
          <w:sz w:val="18"/>
          <w:szCs w:val="18"/>
          <w:lang w:val="en-US"/>
        </w:rPr>
        <w:t>SrWgan</w:t>
      </w:r>
      <w:proofErr w:type="spellEnd"/>
      <w:r w:rsidRPr="00DB4C77">
        <w:rPr>
          <w:rFonts w:hint="cs"/>
          <w:sz w:val="18"/>
          <w:szCs w:val="18"/>
          <w:rtl/>
          <w:lang w:val="en-US"/>
        </w:rPr>
        <w:t xml:space="preserve"> </w:t>
      </w:r>
      <w:r w:rsidR="00146AEA" w:rsidRPr="00DB4C77">
        <w:rPr>
          <w:rFonts w:hint="cs"/>
          <w:sz w:val="18"/>
          <w:szCs w:val="18"/>
          <w:rtl/>
          <w:lang w:val="en-US"/>
        </w:rPr>
        <w:t>(שחור)</w:t>
      </w:r>
      <w:r w:rsidRPr="00DB4C77">
        <w:rPr>
          <w:rFonts w:hint="cs"/>
          <w:sz w:val="18"/>
          <w:szCs w:val="18"/>
          <w:rtl/>
          <w:lang w:val="en-US"/>
        </w:rPr>
        <w:t xml:space="preserve">ו אריכטקטורת </w:t>
      </w:r>
      <w:proofErr w:type="spellStart"/>
      <w:r w:rsidRPr="00DB4C77">
        <w:rPr>
          <w:sz w:val="18"/>
          <w:szCs w:val="18"/>
          <w:lang w:val="en-US"/>
        </w:rPr>
        <w:t>SrWganGp</w:t>
      </w:r>
      <w:proofErr w:type="spellEnd"/>
      <w:r w:rsidRPr="00DB4C77">
        <w:rPr>
          <w:rFonts w:hint="cs"/>
          <w:sz w:val="18"/>
          <w:szCs w:val="18"/>
          <w:rtl/>
          <w:lang w:val="en-US"/>
        </w:rPr>
        <w:t xml:space="preserve"> </w:t>
      </w:r>
      <w:r w:rsidR="00146AEA" w:rsidRPr="00DB4C77">
        <w:rPr>
          <w:sz w:val="18"/>
          <w:szCs w:val="18"/>
          <w:lang w:val="en-US"/>
        </w:rPr>
        <w:t xml:space="preserve"> </w:t>
      </w:r>
      <w:r w:rsidR="00146AEA" w:rsidRPr="00DB4C77">
        <w:rPr>
          <w:rFonts w:hint="cs"/>
          <w:sz w:val="18"/>
          <w:szCs w:val="18"/>
          <w:rtl/>
          <w:lang w:val="en-US"/>
        </w:rPr>
        <w:t xml:space="preserve">בשינוי שכבות הנורמלזציה עבור הדסקרימנטור </w:t>
      </w:r>
      <w:r w:rsidRPr="00DB4C77">
        <w:rPr>
          <w:rFonts w:hint="cs"/>
          <w:sz w:val="18"/>
          <w:szCs w:val="18"/>
          <w:rtl/>
          <w:lang w:val="en-US"/>
        </w:rPr>
        <w:t>עם כמה משקלים שונים עבור תנאי הרגולציה</w:t>
      </w:r>
      <w:r w:rsidR="00146AEA" w:rsidRPr="00DB4C77">
        <w:rPr>
          <w:rFonts w:hint="cs"/>
          <w:sz w:val="18"/>
          <w:szCs w:val="18"/>
          <w:rtl/>
          <w:lang w:val="en-US"/>
        </w:rPr>
        <w:t xml:space="preserve"> (כתום, ורוד ,ותכלת) , </w:t>
      </w:r>
      <w:proofErr w:type="spellStart"/>
      <w:r w:rsidR="00146AEA" w:rsidRPr="00DB4C77">
        <w:rPr>
          <w:sz w:val="18"/>
          <w:szCs w:val="18"/>
          <w:lang w:val="en-US"/>
        </w:rPr>
        <w:t>SrWganGp</w:t>
      </w:r>
      <w:proofErr w:type="spellEnd"/>
      <w:r w:rsidR="00146AEA" w:rsidRPr="00DB4C77">
        <w:rPr>
          <w:sz w:val="18"/>
          <w:szCs w:val="18"/>
          <w:lang w:val="en-US"/>
        </w:rPr>
        <w:t xml:space="preserve"> </w:t>
      </w:r>
      <w:r w:rsidR="00146AEA" w:rsidRPr="00DB4C77">
        <w:rPr>
          <w:rFonts w:hint="cs"/>
          <w:sz w:val="18"/>
          <w:szCs w:val="18"/>
          <w:rtl/>
          <w:lang w:val="en-US"/>
        </w:rPr>
        <w:t xml:space="preserve"> עבור שינוי שכבת הנורמלציה גם בגנרטור עם כמה משקלים שונים (סגול וירוק) </w:t>
      </w:r>
      <w:r w:rsidRPr="00DB4C77">
        <w:rPr>
          <w:rFonts w:hint="cs"/>
          <w:sz w:val="18"/>
          <w:szCs w:val="18"/>
          <w:rtl/>
          <w:lang w:val="en-US"/>
        </w:rPr>
        <w:t xml:space="preserve">.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2025D47F" w14:textId="0FB85244" w:rsidR="00021559" w:rsidRDefault="00021559" w:rsidP="001D0B05">
      <w:pPr>
        <w:bidi/>
        <w:rPr>
          <w:rFonts w:cs="Arial"/>
          <w:rtl/>
          <w:lang w:val="en-US"/>
        </w:rPr>
      </w:pPr>
      <w:r>
        <w:rPr>
          <w:rFonts w:cs="Arial" w:hint="cs"/>
          <w:rtl/>
          <w:lang w:val="en-US"/>
        </w:rPr>
        <w:t>בטבל</w:t>
      </w:r>
      <w:r w:rsidR="003F1140">
        <w:rPr>
          <w:rFonts w:cs="Arial" w:hint="cs"/>
          <w:rtl/>
          <w:lang w:val="en-US"/>
        </w:rPr>
        <w:t>ה</w:t>
      </w:r>
      <w:r w:rsidR="001F79B5">
        <w:rPr>
          <w:rFonts w:cs="Arial" w:hint="cs"/>
          <w:rtl/>
          <w:lang w:val="en-US"/>
        </w:rPr>
        <w:t xml:space="preserve"> למטה ניתן לראות את ערכי </w:t>
      </w:r>
      <w:r>
        <w:rPr>
          <w:rFonts w:cs="Arial" w:hint="cs"/>
          <w:rtl/>
          <w:lang w:val="en-US"/>
        </w:rPr>
        <w:t>המטריקות</w:t>
      </w:r>
      <w:r w:rsidR="00351320">
        <w:rPr>
          <w:rFonts w:cs="Arial" w:hint="cs"/>
          <w:rtl/>
          <w:lang w:val="en-US"/>
        </w:rPr>
        <w:t xml:space="preserve"> למדית איכות תמונה</w:t>
      </w:r>
      <w:r w:rsidR="001F79B5">
        <w:rPr>
          <w:rFonts w:cs="Arial" w:hint="cs"/>
          <w:rtl/>
          <w:lang w:val="en-US"/>
        </w:rPr>
        <w:t xml:space="preserve"> וזמני </w:t>
      </w:r>
      <w:r>
        <w:rPr>
          <w:rFonts w:cs="Arial" w:hint="cs"/>
          <w:rtl/>
          <w:lang w:val="en-US"/>
        </w:rPr>
        <w:t>ה</w:t>
      </w:r>
      <w:r w:rsidR="001F79B5">
        <w:rPr>
          <w:rFonts w:cs="Arial" w:hint="cs"/>
          <w:rtl/>
          <w:lang w:val="en-US"/>
        </w:rPr>
        <w:t xml:space="preserve">ריצה עבור האימון </w:t>
      </w:r>
      <w:r>
        <w:rPr>
          <w:rFonts w:cs="Arial" w:hint="cs"/>
          <w:rtl/>
          <w:lang w:val="en-US"/>
        </w:rPr>
        <w:t>לאחר</w:t>
      </w:r>
      <w:r w:rsidR="001F79B5">
        <w:rPr>
          <w:rFonts w:cs="Arial" w:hint="cs"/>
          <w:rtl/>
          <w:lang w:val="en-US"/>
        </w:rPr>
        <w:t xml:space="preserve"> 3 מיליון צעדים</w:t>
      </w:r>
      <w:r>
        <w:rPr>
          <w:rFonts w:cs="Arial" w:hint="cs"/>
          <w:rtl/>
          <w:lang w:val="en-US"/>
        </w:rPr>
        <w:t>.</w:t>
      </w:r>
      <w:r>
        <w:rPr>
          <w:rFonts w:cs="Arial" w:hint="cs"/>
          <w:lang w:val="en-US"/>
        </w:rPr>
        <w:t xml:space="preserve"> </w:t>
      </w:r>
      <w:r w:rsidR="001F79B5">
        <w:rPr>
          <w:rFonts w:cs="Arial" w:hint="cs"/>
          <w:rtl/>
          <w:lang w:val="en-US"/>
        </w:rPr>
        <w:t xml:space="preserve">ניתן לראות </w:t>
      </w:r>
      <w:proofErr w:type="spellStart"/>
      <w:r>
        <w:rPr>
          <w:rFonts w:cs="Arial" w:hint="cs"/>
          <w:lang w:val="en-US"/>
        </w:rPr>
        <w:t>S</w:t>
      </w:r>
      <w:r>
        <w:rPr>
          <w:rFonts w:cs="Arial"/>
          <w:lang w:val="en-US"/>
        </w:rPr>
        <w:t>rWgan</w:t>
      </w:r>
      <w:proofErr w:type="spellEnd"/>
      <w:r w:rsidR="001F79B5">
        <w:rPr>
          <w:rFonts w:cs="Arial" w:hint="cs"/>
          <w:rtl/>
          <w:lang w:val="en-US"/>
        </w:rPr>
        <w:t xml:space="preserve"> עבד בצורה מהירה יותר</w:t>
      </w:r>
      <w:r>
        <w:rPr>
          <w:rFonts w:cs="Arial" w:hint="cs"/>
          <w:rtl/>
          <w:lang w:val="en-US"/>
        </w:rPr>
        <w:t>.</w:t>
      </w:r>
      <w:r>
        <w:rPr>
          <w:rFonts w:cs="Arial"/>
          <w:rtl/>
          <w:lang w:val="en-US"/>
        </w:rPr>
        <w:t xml:space="preserve"> </w:t>
      </w:r>
      <w:r>
        <w:rPr>
          <w:rFonts w:cs="Arial" w:hint="cs"/>
          <w:rtl/>
          <w:lang w:val="en-US"/>
        </w:rPr>
        <w:t xml:space="preserve">ניתן לראות שערכי </w:t>
      </w:r>
      <w:r>
        <w:rPr>
          <w:rFonts w:cs="Arial"/>
          <w:lang w:val="en-US"/>
        </w:rPr>
        <w:t>SrWganGp10</w:t>
      </w:r>
      <w:r>
        <w:rPr>
          <w:rFonts w:cs="Arial" w:hint="cs"/>
          <w:rtl/>
          <w:lang w:val="en-US"/>
        </w:rPr>
        <w:t xml:space="preserve"> </w:t>
      </w:r>
      <w:r>
        <w:rPr>
          <w:rFonts w:cs="Arial" w:hint="cs"/>
          <w:lang w:val="en-US"/>
        </w:rPr>
        <w:t xml:space="preserve"> </w:t>
      </w:r>
      <w:r>
        <w:rPr>
          <w:rFonts w:cs="Arial" w:hint="cs"/>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14:paraId="4F28F26B" w14:textId="77777777" w:rsidTr="00021559">
        <w:tc>
          <w:tcPr>
            <w:tcW w:w="1848" w:type="dxa"/>
          </w:tcPr>
          <w:p w14:paraId="27756A9A" w14:textId="72A458CC" w:rsidR="00021559" w:rsidRDefault="00021559" w:rsidP="00021559">
            <w:pPr>
              <w:bidi/>
              <w:rPr>
                <w:rFonts w:cs="Arial"/>
              </w:rPr>
            </w:pPr>
            <w:r>
              <w:rPr>
                <w:rFonts w:cs="Arial"/>
              </w:rPr>
              <w:t>TIME</w:t>
            </w:r>
          </w:p>
        </w:tc>
        <w:tc>
          <w:tcPr>
            <w:tcW w:w="1848" w:type="dxa"/>
          </w:tcPr>
          <w:p w14:paraId="5E8767FE" w14:textId="4FF74290" w:rsidR="00021559" w:rsidRDefault="00021559" w:rsidP="00021559">
            <w:pPr>
              <w:bidi/>
              <w:rPr>
                <w:rFonts w:cs="Arial"/>
                <w:rtl/>
              </w:rPr>
            </w:pPr>
            <w:r>
              <w:rPr>
                <w:rFonts w:cs="Arial"/>
              </w:rPr>
              <w:t>FID</w:t>
            </w:r>
          </w:p>
        </w:tc>
        <w:tc>
          <w:tcPr>
            <w:tcW w:w="1848" w:type="dxa"/>
          </w:tcPr>
          <w:p w14:paraId="0BAD5125" w14:textId="613E6D0A" w:rsidR="00021559" w:rsidRDefault="00021559" w:rsidP="00021559">
            <w:pPr>
              <w:bidi/>
              <w:rPr>
                <w:rFonts w:cs="Arial"/>
                <w:rtl/>
              </w:rPr>
            </w:pPr>
            <w:r>
              <w:rPr>
                <w:rFonts w:cs="Arial"/>
              </w:rPr>
              <w:t>PSNR</w:t>
            </w:r>
          </w:p>
        </w:tc>
        <w:tc>
          <w:tcPr>
            <w:tcW w:w="1849" w:type="dxa"/>
          </w:tcPr>
          <w:p w14:paraId="130EB210" w14:textId="1CE5F658" w:rsidR="00021559" w:rsidRDefault="00021559" w:rsidP="00021559">
            <w:pPr>
              <w:bidi/>
              <w:rPr>
                <w:rFonts w:cs="Arial"/>
                <w:rtl/>
              </w:rPr>
            </w:pPr>
            <w:r>
              <w:rPr>
                <w:rFonts w:cs="Arial"/>
              </w:rPr>
              <w:t>SSIM</w:t>
            </w:r>
          </w:p>
        </w:tc>
        <w:tc>
          <w:tcPr>
            <w:tcW w:w="1849" w:type="dxa"/>
          </w:tcPr>
          <w:p w14:paraId="35D1DD70" w14:textId="28A68E5B" w:rsidR="00021559" w:rsidRDefault="00021559" w:rsidP="00021559">
            <w:pPr>
              <w:bidi/>
              <w:rPr>
                <w:rFonts w:cs="Arial"/>
                <w:rtl/>
              </w:rPr>
            </w:pPr>
            <w:r>
              <w:rPr>
                <w:rFonts w:cs="Arial" w:hint="cs"/>
                <w:rtl/>
              </w:rPr>
              <w:t>ארכיטקטורה</w:t>
            </w:r>
          </w:p>
        </w:tc>
      </w:tr>
      <w:tr w:rsidR="00021559" w14:paraId="3136FA84" w14:textId="77777777" w:rsidTr="00021559">
        <w:tc>
          <w:tcPr>
            <w:tcW w:w="1848" w:type="dxa"/>
          </w:tcPr>
          <w:p w14:paraId="0EDE411B" w14:textId="106B5066" w:rsidR="00021559" w:rsidRDefault="00021559" w:rsidP="00021559">
            <w:pPr>
              <w:bidi/>
              <w:rPr>
                <w:rFonts w:cs="Arial"/>
                <w:rtl/>
              </w:rPr>
            </w:pPr>
            <w:r>
              <w:rPr>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4"/>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Default="00021559" w:rsidP="00021559">
            <w:pPr>
              <w:bidi/>
              <w:rPr>
                <w:rFonts w:cs="Arial"/>
                <w:rtl/>
              </w:rPr>
            </w:pPr>
            <w:r>
              <w:rPr>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5"/>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Default="003F1140" w:rsidP="00021559">
            <w:pPr>
              <w:bidi/>
              <w:rPr>
                <w:rFonts w:cs="Arial"/>
                <w:rtl/>
              </w:rPr>
            </w:pPr>
            <w:r>
              <w:rPr>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6"/>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Default="00021559" w:rsidP="00021559">
            <w:pPr>
              <w:bidi/>
              <w:rPr>
                <w:rFonts w:cs="Arial"/>
                <w:rtl/>
              </w:rPr>
            </w:pPr>
            <w:r>
              <w:rPr>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87"/>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Default="003F1140" w:rsidP="00021559">
            <w:pPr>
              <w:bidi/>
              <w:rPr>
                <w:rFonts w:cs="Arial"/>
                <w:rtl/>
              </w:rPr>
            </w:pPr>
            <w:r>
              <w:rPr>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88"/>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Pr="00FD6776" w:rsidRDefault="001F79B5" w:rsidP="003F1140">
      <w:pPr>
        <w:bidi/>
        <w:rPr>
          <w:rtl/>
          <w:lang w:val="en-US"/>
        </w:rPr>
      </w:pPr>
      <w:r>
        <w:rPr>
          <w:rFonts w:cs="Arial"/>
          <w:rtl/>
          <w:lang w:val="en-US"/>
        </w:rPr>
        <w:br/>
      </w:r>
    </w:p>
    <w:p w14:paraId="072FBA30" w14:textId="7B78617A" w:rsidR="00486EAB" w:rsidRDefault="00B42B3E" w:rsidP="006179FA">
      <w:pPr>
        <w:pStyle w:val="Heading2"/>
        <w:numPr>
          <w:ilvl w:val="0"/>
          <w:numId w:val="6"/>
        </w:numPr>
        <w:bidi/>
      </w:pPr>
      <w:bookmarkStart w:id="12" w:name="_Toc137924635"/>
      <w:r>
        <w:t>Pix2Pix</w:t>
      </w:r>
      <w:bookmarkEnd w:id="12"/>
    </w:p>
    <w:p w14:paraId="76FCE991" w14:textId="78E59CB1" w:rsidR="00486EAB" w:rsidRDefault="00B42B3E" w:rsidP="00486EAB">
      <w:pPr>
        <w:bidi/>
        <w:rPr>
          <w:rFonts w:asciiTheme="minorBidi" w:hAnsiTheme="minorBidi"/>
          <w:sz w:val="24"/>
          <w:szCs w:val="24"/>
          <w:rtl/>
          <w:lang w:val="en-US"/>
        </w:rPr>
      </w:pPr>
      <w:r>
        <w:rPr>
          <w:rFonts w:asciiTheme="minorBidi" w:hAnsiTheme="minorBidi" w:hint="cs"/>
          <w:sz w:val="24"/>
          <w:szCs w:val="24"/>
          <w:rtl/>
        </w:rPr>
        <w:t>ה</w:t>
      </w:r>
      <w:r w:rsidRPr="000C63F0">
        <w:rPr>
          <w:rFonts w:asciiTheme="minorBidi" w:hAnsiTheme="minorBidi"/>
          <w:sz w:val="24"/>
          <w:szCs w:val="24"/>
          <w:rtl/>
        </w:rPr>
        <w:t>ארכיטקטורה</w:t>
      </w:r>
      <w:r>
        <w:rPr>
          <w:rFonts w:asciiTheme="minorBidi" w:hAnsiTheme="minorBidi" w:hint="cs"/>
          <w:sz w:val="24"/>
          <w:szCs w:val="24"/>
          <w:rtl/>
        </w:rPr>
        <w:t xml:space="preserve"> </w:t>
      </w:r>
      <w:r>
        <w:rPr>
          <w:rFonts w:asciiTheme="minorBidi" w:hAnsiTheme="minorBidi"/>
          <w:sz w:val="24"/>
          <w:szCs w:val="24"/>
        </w:rPr>
        <w:t>Pix2Pix</w:t>
      </w:r>
      <w:r>
        <w:rPr>
          <w:rFonts w:asciiTheme="minorBidi" w:hAnsiTheme="minorBidi" w:hint="cs"/>
          <w:sz w:val="24"/>
          <w:szCs w:val="24"/>
          <w:rtl/>
        </w:rPr>
        <w:t xml:space="preserve"> אשר מתוארת במאמר [</w:t>
      </w:r>
      <w:r w:rsidR="009721A9">
        <w:rPr>
          <w:rFonts w:asciiTheme="minorBidi" w:hAnsiTheme="minorBidi" w:hint="cs"/>
          <w:sz w:val="24"/>
          <w:szCs w:val="24"/>
          <w:rtl/>
        </w:rPr>
        <w:t>8</w:t>
      </w:r>
      <w:r>
        <w:rPr>
          <w:rFonts w:asciiTheme="minorBidi" w:hAnsiTheme="minorBidi" w:hint="cs"/>
          <w:sz w:val="24"/>
          <w:szCs w:val="24"/>
          <w:rtl/>
        </w:rPr>
        <w:t>],</w:t>
      </w:r>
      <w:r w:rsidRPr="000C63F0">
        <w:rPr>
          <w:rFonts w:asciiTheme="minorBidi" w:hAnsiTheme="minorBidi"/>
          <w:sz w:val="24"/>
          <w:szCs w:val="24"/>
          <w:rtl/>
        </w:rPr>
        <w:t xml:space="preserve"> מאפשרת לייצר מיפוי בין תמונות לפי שינוי כללי כרצוננו.</w:t>
      </w:r>
      <w:r>
        <w:rPr>
          <w:rFonts w:asciiTheme="minorBidi" w:hAnsiTheme="minorBidi" w:hint="cs"/>
          <w:sz w:val="24"/>
          <w:szCs w:val="24"/>
          <w:rtl/>
        </w:rPr>
        <w:t xml:space="preserve"> מחברי המאמר מתארים מספר שימושים לארכיטקטורה זו לצורך שינויי תמונה אשר עובדים בצורה טובה ללא צורך בהתאמת הארכיטקטורה למשימה הספציפית. </w:t>
      </w:r>
      <w:r w:rsidR="00BE44F0">
        <w:rPr>
          <w:rFonts w:asciiTheme="minorBidi" w:hAnsiTheme="minorBidi" w:hint="cs"/>
          <w:sz w:val="24"/>
          <w:szCs w:val="24"/>
          <w:rtl/>
          <w:lang w:val="en-US"/>
        </w:rPr>
        <w:t xml:space="preserve">להסבר מפורט עבור </w:t>
      </w:r>
      <w:r>
        <w:rPr>
          <w:rFonts w:asciiTheme="minorBidi" w:hAnsiTheme="minorBidi" w:hint="cs"/>
          <w:sz w:val="24"/>
          <w:szCs w:val="24"/>
          <w:rtl/>
        </w:rPr>
        <w:t xml:space="preserve">ארכיטקטורה זו </w:t>
      </w:r>
      <w:r w:rsidR="00BE44F0">
        <w:rPr>
          <w:rFonts w:asciiTheme="minorBidi" w:hAnsiTheme="minorBidi" w:hint="cs"/>
          <w:sz w:val="24"/>
          <w:szCs w:val="24"/>
          <w:rtl/>
        </w:rPr>
        <w:t xml:space="preserve"> ניתן לקורא את העבודה המסכמת</w:t>
      </w:r>
      <w:r>
        <w:rPr>
          <w:rFonts w:asciiTheme="minorBidi" w:hAnsiTheme="minorBidi" w:hint="cs"/>
          <w:sz w:val="24"/>
          <w:szCs w:val="24"/>
          <w:rtl/>
        </w:rPr>
        <w:t xml:space="preserve"> בסעיף 4.3. העקרונות העיקריים שארכיטקטורה זו מציגה הם בדסקרימנטור אשר לו הם קוראים </w:t>
      </w:r>
      <w:proofErr w:type="spellStart"/>
      <w:r>
        <w:rPr>
          <w:rFonts w:asciiTheme="minorBidi" w:hAnsiTheme="minorBidi"/>
          <w:sz w:val="24"/>
          <w:szCs w:val="24"/>
          <w:lang w:val="en-US"/>
        </w:rPr>
        <w:t>PatchGan</w:t>
      </w:r>
      <w:proofErr w:type="spellEnd"/>
      <w:r>
        <w:rPr>
          <w:rFonts w:asciiTheme="minorBidi" w:hAnsiTheme="minorBidi" w:hint="cs"/>
          <w:sz w:val="24"/>
          <w:szCs w:val="24"/>
          <w:rtl/>
          <w:lang w:val="en-US"/>
        </w:rPr>
        <w:t xml:space="preserve">, שימוש בתנאי רגוליציה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על שחזור התמונה בפונקציית ההפסד, שימוש בגנרטור מצורת</w:t>
      </w:r>
      <w:r>
        <w:rPr>
          <w:rFonts w:asciiTheme="minorBidi" w:hAnsiTheme="minorBidi"/>
          <w:sz w:val="24"/>
          <w:szCs w:val="24"/>
          <w:lang w:val="en-US"/>
        </w:rPr>
        <w:t xml:space="preserve"> </w:t>
      </w:r>
      <w:r>
        <w:rPr>
          <w:rFonts w:asciiTheme="minorBidi" w:hAnsiTheme="minorBidi" w:hint="cs"/>
          <w:sz w:val="24"/>
          <w:szCs w:val="24"/>
          <w:rtl/>
          <w:lang w:val="en-US"/>
        </w:rPr>
        <w:t xml:space="preserve"> </w:t>
      </w:r>
      <w:r>
        <w:rPr>
          <w:rFonts w:asciiTheme="minorBidi" w:hAnsiTheme="minorBidi" w:hint="cs"/>
          <w:sz w:val="24"/>
          <w:szCs w:val="24"/>
          <w:lang w:val="en-US"/>
        </w:rPr>
        <w:t>UNET</w:t>
      </w:r>
      <w:r>
        <w:rPr>
          <w:rFonts w:asciiTheme="minorBidi" w:hAnsiTheme="minorBidi" w:hint="cs"/>
          <w:sz w:val="24"/>
          <w:szCs w:val="24"/>
          <w:rtl/>
          <w:lang w:val="en-US"/>
        </w:rPr>
        <w:t xml:space="preserve">, ושימוש 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p>
    <w:p w14:paraId="2E92683B" w14:textId="77777777" w:rsidR="00F93453" w:rsidRDefault="00B42B3E" w:rsidP="00B42B3E">
      <w:pPr>
        <w:bidi/>
        <w:rPr>
          <w:rFonts w:asciiTheme="minorBidi" w:hAnsiTheme="minorBidi"/>
          <w:sz w:val="24"/>
          <w:szCs w:val="24"/>
          <w:rtl/>
          <w:lang w:val="en-US"/>
        </w:rPr>
      </w:pPr>
      <w:r>
        <w:rPr>
          <w:rFonts w:asciiTheme="minorBidi" w:hAnsiTheme="minorBidi" w:hint="cs"/>
          <w:sz w:val="24"/>
          <w:szCs w:val="24"/>
          <w:rtl/>
          <w:lang w:val="en-US"/>
        </w:rPr>
        <w:t xml:space="preserve">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r w:rsidR="008C7824">
        <w:rPr>
          <w:rFonts w:asciiTheme="minorBidi" w:hAnsiTheme="minorBidi" w:hint="cs"/>
          <w:sz w:val="24"/>
          <w:szCs w:val="24"/>
          <w:rtl/>
          <w:lang w:val="en-US"/>
        </w:rPr>
        <w:t>כפי שהיא מתוארת במאמר</w:t>
      </w:r>
      <w:r w:rsidR="009721A9">
        <w:rPr>
          <w:rFonts w:asciiTheme="minorBidi" w:hAnsiTheme="minorBidi" w:hint="cs"/>
          <w:sz w:val="24"/>
          <w:szCs w:val="24"/>
          <w:rtl/>
          <w:lang w:val="en-US"/>
        </w:rPr>
        <w:t xml:space="preserve"> </w:t>
      </w:r>
      <w:r w:rsidR="008C7824">
        <w:rPr>
          <w:rFonts w:asciiTheme="minorBidi" w:hAnsiTheme="minorBidi" w:hint="cs"/>
          <w:sz w:val="24"/>
          <w:szCs w:val="24"/>
          <w:rtl/>
          <w:lang w:val="en-US"/>
        </w:rPr>
        <w:t>[</w:t>
      </w:r>
      <w:r w:rsidR="009721A9">
        <w:rPr>
          <w:rFonts w:asciiTheme="minorBidi" w:hAnsiTheme="minorBidi" w:hint="cs"/>
          <w:sz w:val="24"/>
          <w:szCs w:val="24"/>
          <w:rtl/>
          <w:lang w:val="en-US"/>
        </w:rPr>
        <w:t>9</w:t>
      </w:r>
      <w:r w:rsidR="008C7824">
        <w:rPr>
          <w:rFonts w:asciiTheme="minorBidi" w:hAnsiTheme="minorBidi" w:hint="cs"/>
          <w:sz w:val="24"/>
          <w:szCs w:val="24"/>
          <w:rtl/>
          <w:lang w:val="en-US"/>
        </w:rPr>
        <w:t>] מכניסים ווקטור מידע לרשת הדסקרימנטיבית והגנרטיבית</w:t>
      </w:r>
      <w:r w:rsidR="009721A9">
        <w:rPr>
          <w:rFonts w:asciiTheme="minorBidi" w:hAnsiTheme="minorBidi" w:hint="cs"/>
          <w:sz w:val="24"/>
          <w:szCs w:val="24"/>
          <w:rtl/>
          <w:lang w:val="en-US"/>
        </w:rPr>
        <w:t xml:space="preserve">, ווקטור מידע זה מאפשר לרשת הדסקרימנטיבית לפסול  או לאשר תוצרי רשת גנרטור לפי המחלקה של הווקטור. בכך אנו יוצרים התניה של איזה מחלקה אנו רוצים לייצר. בארכיקטורה </w:t>
      </w:r>
      <w:r w:rsidR="009721A9">
        <w:rPr>
          <w:rFonts w:asciiTheme="minorBidi" w:hAnsiTheme="minorBidi"/>
          <w:sz w:val="24"/>
          <w:szCs w:val="24"/>
          <w:lang w:val="en-US"/>
        </w:rPr>
        <w:t>Pix2Pix</w:t>
      </w:r>
      <w:r w:rsidR="009721A9">
        <w:rPr>
          <w:rFonts w:asciiTheme="minorBidi" w:hAnsiTheme="minorBidi" w:hint="cs"/>
          <w:sz w:val="24"/>
          <w:szCs w:val="24"/>
          <w:lang w:val="en-US"/>
        </w:rPr>
        <w:t xml:space="preserve"> </w:t>
      </w:r>
      <w:r w:rsidR="009721A9">
        <w:rPr>
          <w:rFonts w:asciiTheme="minorBidi" w:hAnsiTheme="minorBidi" w:hint="cs"/>
          <w:sz w:val="24"/>
          <w:szCs w:val="24"/>
          <w:rtl/>
          <w:lang w:val="en-US"/>
        </w:rPr>
        <w:t xml:space="preserve"> משתמשים בעקרון זה, לרשת הגנרטיבית והדסקרימנטיבית מכניסים תמונה שהיא הווקטור תנאי ולפי תמונה זו מייצרים את התמונה הרצויה ברשת הגנרטור. </w:t>
      </w:r>
    </w:p>
    <w:p w14:paraId="709F4AA4" w14:textId="575555E8" w:rsidR="00F93453" w:rsidRDefault="00F93453" w:rsidP="00F93453">
      <w:pPr>
        <w:bidi/>
        <w:rPr>
          <w:rFonts w:asciiTheme="minorBidi" w:hAnsiTheme="minorBidi"/>
          <w:sz w:val="24"/>
          <w:szCs w:val="24"/>
          <w:rtl/>
          <w:lang w:val="en-US"/>
        </w:rPr>
      </w:pPr>
      <w:r>
        <w:rPr>
          <w:rFonts w:asciiTheme="minorBidi" w:hAnsiTheme="minorBidi" w:hint="cs"/>
          <w:sz w:val="24"/>
          <w:szCs w:val="24"/>
          <w:rtl/>
          <w:lang w:val="en-US"/>
        </w:rPr>
        <w:t xml:space="preserve">השינויים אשר ביצעתי לייצרת המחלקה </w:t>
      </w:r>
      <w:r w:rsidR="0048132B">
        <w:rPr>
          <w:rFonts w:asciiTheme="minorBidi" w:hAnsiTheme="minorBidi"/>
          <w:sz w:val="24"/>
          <w:szCs w:val="24"/>
          <w:lang w:val="en-US"/>
        </w:rPr>
        <w:t>Sr</w:t>
      </w:r>
      <w:r>
        <w:rPr>
          <w:rFonts w:asciiTheme="minorBidi" w:hAnsiTheme="minorBidi"/>
          <w:sz w:val="24"/>
          <w:szCs w:val="24"/>
          <w:lang w:val="en-US"/>
        </w:rPr>
        <w:t>Pix2Pix</w:t>
      </w:r>
      <w:r>
        <w:rPr>
          <w:rFonts w:asciiTheme="minorBidi" w:hAnsiTheme="minorBidi" w:hint="cs"/>
          <w:sz w:val="24"/>
          <w:szCs w:val="24"/>
          <w:rtl/>
          <w:lang w:val="en-US"/>
        </w:rPr>
        <w:t xml:space="preserve"> ביחס למחלקה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Pr>
          <w:rFonts w:asciiTheme="minorBidi" w:hAnsiTheme="minorBidi" w:hint="cs"/>
          <w:sz w:val="24"/>
          <w:szCs w:val="24"/>
          <w:rtl/>
          <w:lang w:val="en-US"/>
        </w:rPr>
        <w:t xml:space="preserve"> הם:</w:t>
      </w:r>
    </w:p>
    <w:p w14:paraId="14746403" w14:textId="7FCD9AD7" w:rsidR="00B42B3E" w:rsidRDefault="00F93453" w:rsidP="006179FA">
      <w:pPr>
        <w:bidi/>
        <w:rPr>
          <w:rFonts w:asciiTheme="minorBidi" w:hAnsiTheme="minorBidi"/>
          <w:sz w:val="24"/>
          <w:szCs w:val="24"/>
          <w:lang w:val="en-US"/>
        </w:rPr>
      </w:pPr>
      <w:r>
        <w:rPr>
          <w:rFonts w:asciiTheme="minorBidi" w:hAnsiTheme="minorBidi" w:hint="cs"/>
          <w:sz w:val="24"/>
          <w:szCs w:val="24"/>
          <w:rtl/>
          <w:lang w:val="en-US"/>
        </w:rPr>
        <w:t xml:space="preserve">הכנסתי את ווקטור התנאי לדסקרימנטור </w:t>
      </w:r>
      <w:r w:rsidR="001E3A44">
        <w:rPr>
          <w:rFonts w:asciiTheme="minorBidi" w:hAnsiTheme="minorBidi" w:hint="cs"/>
          <w:sz w:val="24"/>
          <w:szCs w:val="24"/>
          <w:rtl/>
          <w:lang w:val="en-US"/>
        </w:rPr>
        <w:t>תמונה המקורית</w:t>
      </w:r>
      <w:r>
        <w:rPr>
          <w:rFonts w:asciiTheme="minorBidi" w:hAnsiTheme="minorBidi"/>
          <w:sz w:val="24"/>
          <w:szCs w:val="24"/>
          <w:lang w:val="en-US"/>
        </w:rPr>
        <w:t xml:space="preserve"> </w:t>
      </w:r>
      <w:r>
        <w:rPr>
          <w:rFonts w:asciiTheme="minorBidi" w:hAnsiTheme="minorBidi" w:hint="cs"/>
          <w:sz w:val="24"/>
          <w:szCs w:val="24"/>
          <w:rtl/>
          <w:lang w:val="en-US"/>
        </w:rPr>
        <w:t>כפי שנעשה במאמר [</w:t>
      </w:r>
      <w:r>
        <w:rPr>
          <w:rFonts w:asciiTheme="minorBidi" w:hAnsiTheme="minorBidi"/>
          <w:sz w:val="24"/>
          <w:szCs w:val="24"/>
          <w:lang w:val="en-US"/>
        </w:rPr>
        <w:t>[10</w:t>
      </w:r>
      <w:r w:rsidR="001E3A44">
        <w:rPr>
          <w:rFonts w:asciiTheme="minorBidi" w:hAnsiTheme="minorBidi" w:hint="cs"/>
          <w:sz w:val="24"/>
          <w:szCs w:val="24"/>
          <w:rtl/>
          <w:lang w:val="en-US"/>
        </w:rPr>
        <w:t>.</w:t>
      </w:r>
      <w:r w:rsidR="00997EB6">
        <w:rPr>
          <w:rFonts w:asciiTheme="minorBidi" w:hAnsiTheme="minorBidi"/>
          <w:sz w:val="24"/>
          <w:szCs w:val="24"/>
          <w:lang w:val="en-US"/>
        </w:rPr>
        <w:t xml:space="preserve"> </w:t>
      </w:r>
      <w:r w:rsidR="00997EB6">
        <w:rPr>
          <w:rFonts w:asciiTheme="minorBidi" w:hAnsiTheme="minorBidi" w:hint="cs"/>
          <w:sz w:val="24"/>
          <w:szCs w:val="24"/>
          <w:rtl/>
          <w:lang w:val="en-US"/>
        </w:rPr>
        <w:t xml:space="preserve">כאשר בדקתי את השפעת שינוי זה בנפרד על ארכיטקטורה </w:t>
      </w:r>
      <w:proofErr w:type="spellStart"/>
      <w:r w:rsidR="00997EB6">
        <w:rPr>
          <w:rFonts w:asciiTheme="minorBidi" w:hAnsiTheme="minorBidi" w:hint="cs"/>
          <w:sz w:val="24"/>
          <w:szCs w:val="24"/>
          <w:lang w:val="en-US"/>
        </w:rPr>
        <w:t>S</w:t>
      </w:r>
      <w:r w:rsidR="00997EB6">
        <w:rPr>
          <w:rFonts w:asciiTheme="minorBidi" w:hAnsiTheme="minorBidi"/>
          <w:sz w:val="24"/>
          <w:szCs w:val="24"/>
          <w:lang w:val="en-US"/>
        </w:rPr>
        <w:t>rGan</w:t>
      </w:r>
      <w:proofErr w:type="spellEnd"/>
      <w:r w:rsidR="00997EB6">
        <w:rPr>
          <w:rFonts w:asciiTheme="minorBidi" w:hAnsiTheme="minorBidi" w:hint="cs"/>
          <w:sz w:val="24"/>
          <w:szCs w:val="24"/>
          <w:rtl/>
          <w:lang w:val="en-US"/>
        </w:rPr>
        <w:t>, התוצאות היו לא טובות</w:t>
      </w:r>
      <w:r w:rsidR="00A12251">
        <w:rPr>
          <w:rFonts w:asciiTheme="minorBidi" w:hAnsiTheme="minorBidi" w:hint="cs"/>
          <w:sz w:val="24"/>
          <w:szCs w:val="24"/>
          <w:rtl/>
          <w:lang w:val="en-US"/>
        </w:rPr>
        <w:t>.</w:t>
      </w:r>
      <w:r w:rsidR="006179FA">
        <w:rPr>
          <w:rFonts w:asciiTheme="minorBidi" w:hAnsiTheme="minorBidi" w:hint="cs"/>
          <w:sz w:val="24"/>
          <w:szCs w:val="24"/>
          <w:rtl/>
          <w:lang w:val="en-US"/>
        </w:rPr>
        <w:t xml:space="preserve"> בנוסף בדקתי את </w:t>
      </w:r>
      <w:r w:rsidR="006179FA">
        <w:rPr>
          <w:rFonts w:asciiTheme="minorBidi" w:hAnsiTheme="minorBidi" w:hint="cs"/>
          <w:sz w:val="24"/>
          <w:szCs w:val="24"/>
          <w:rtl/>
          <w:lang w:val="en-US"/>
        </w:rPr>
        <w:lastRenderedPageBreak/>
        <w:t>הארכיטקטורה</w:t>
      </w:r>
      <w:r w:rsidR="0048132B">
        <w:rPr>
          <w:rFonts w:asciiTheme="minorBidi" w:hAnsiTheme="minorBidi" w:hint="cs"/>
          <w:sz w:val="24"/>
          <w:szCs w:val="24"/>
          <w:rtl/>
          <w:lang w:val="en-US"/>
        </w:rPr>
        <w:t xml:space="preserve"> </w:t>
      </w:r>
      <w:r w:rsidR="0048132B">
        <w:rPr>
          <w:rFonts w:asciiTheme="minorBidi" w:hAnsiTheme="minorBidi"/>
          <w:sz w:val="24"/>
          <w:szCs w:val="24"/>
          <w:lang w:val="en-US"/>
        </w:rPr>
        <w:t>SrPix2Pix</w:t>
      </w:r>
      <w:r w:rsidR="006179FA">
        <w:rPr>
          <w:rFonts w:asciiTheme="minorBidi" w:hAnsiTheme="minorBidi" w:hint="cs"/>
          <w:sz w:val="24"/>
          <w:szCs w:val="24"/>
          <w:rtl/>
          <w:lang w:val="en-US"/>
        </w:rPr>
        <w:t xml:space="preserve"> ללא ווקוטר התנאי לדסקרימנטור, גיליתי שהתוצאות זהות </w:t>
      </w:r>
      <w:r w:rsidR="0048132B">
        <w:rPr>
          <w:rFonts w:asciiTheme="minorBidi" w:hAnsiTheme="minorBidi" w:hint="cs"/>
          <w:sz w:val="24"/>
          <w:szCs w:val="24"/>
          <w:rtl/>
          <w:lang w:val="en-US"/>
        </w:rPr>
        <w:t>ל</w:t>
      </w:r>
      <w:r w:rsidR="006179FA">
        <w:rPr>
          <w:rFonts w:asciiTheme="minorBidi" w:hAnsiTheme="minorBidi" w:hint="cs"/>
          <w:sz w:val="24"/>
          <w:szCs w:val="24"/>
          <w:rtl/>
          <w:lang w:val="en-US"/>
        </w:rPr>
        <w:t>אימון עם ווקטור התנאי</w:t>
      </w:r>
      <w:r w:rsidR="0048132B">
        <w:rPr>
          <w:rFonts w:asciiTheme="minorBidi" w:hAnsiTheme="minorBidi" w:hint="cs"/>
          <w:sz w:val="24"/>
          <w:szCs w:val="24"/>
          <w:rtl/>
          <w:lang w:val="en-US"/>
        </w:rPr>
        <w:t xml:space="preserve"> לאורך כל האימון</w:t>
      </w:r>
      <w:r w:rsidR="006179FA">
        <w:rPr>
          <w:rFonts w:asciiTheme="minorBidi" w:hAnsiTheme="minorBidi" w:hint="cs"/>
          <w:sz w:val="24"/>
          <w:szCs w:val="24"/>
          <w:rtl/>
          <w:lang w:val="en-US"/>
        </w:rPr>
        <w:t>.</w:t>
      </w:r>
    </w:p>
    <w:p w14:paraId="7E55E566" w14:textId="3F6DF823" w:rsidR="001E3A44" w:rsidRDefault="001E3A44" w:rsidP="00F93453">
      <w:pPr>
        <w:bidi/>
        <w:rPr>
          <w:rFonts w:asciiTheme="minorBidi" w:hAnsiTheme="minorBidi"/>
          <w:sz w:val="24"/>
          <w:szCs w:val="24"/>
          <w:rtl/>
          <w:lang w:val="en-US"/>
        </w:rPr>
      </w:pPr>
      <w:r>
        <w:rPr>
          <w:rFonts w:asciiTheme="minorBidi" w:hAnsiTheme="minorBidi" w:hint="cs"/>
          <w:sz w:val="24"/>
          <w:szCs w:val="24"/>
          <w:rtl/>
          <w:lang w:val="en-US"/>
        </w:rPr>
        <w:t xml:space="preserve">השתמשתי בדסקרימנטור </w:t>
      </w:r>
      <w:proofErr w:type="spellStart"/>
      <w:r>
        <w:rPr>
          <w:rFonts w:asciiTheme="minorBidi" w:hAnsiTheme="minorBidi"/>
          <w:sz w:val="24"/>
          <w:szCs w:val="24"/>
          <w:lang w:val="en-US"/>
        </w:rPr>
        <w:t>PatchGan</w:t>
      </w:r>
      <w:proofErr w:type="spellEnd"/>
      <w:r>
        <w:rPr>
          <w:rFonts w:asciiTheme="minorBidi" w:hAnsiTheme="minorBidi" w:hint="cs"/>
          <w:sz w:val="24"/>
          <w:szCs w:val="24"/>
          <w:rtl/>
          <w:lang w:val="en-US"/>
        </w:rPr>
        <w:t xml:space="preserve"> </w:t>
      </w:r>
      <w:r w:rsidR="00F93453">
        <w:rPr>
          <w:rFonts w:asciiTheme="minorBidi" w:hAnsiTheme="minorBidi" w:hint="cs"/>
          <w:sz w:val="24"/>
          <w:szCs w:val="24"/>
          <w:rtl/>
          <w:lang w:val="en-US"/>
        </w:rPr>
        <w:t>אשר על תמונה בגדול 96</w:t>
      </w:r>
      <w:r w:rsidR="00F93453">
        <w:rPr>
          <w:rFonts w:asciiTheme="minorBidi" w:hAnsiTheme="minorBidi" w:hint="cs"/>
          <w:sz w:val="24"/>
          <w:szCs w:val="24"/>
          <w:lang w:val="en-US"/>
        </w:rPr>
        <w:t>X</w:t>
      </w:r>
      <w:r w:rsidR="00F93453">
        <w:rPr>
          <w:rFonts w:asciiTheme="minorBidi" w:hAnsiTheme="minorBidi" w:hint="cs"/>
          <w:sz w:val="24"/>
          <w:szCs w:val="24"/>
          <w:rtl/>
          <w:lang w:val="en-US"/>
        </w:rPr>
        <w:t>96 מחלק את התומנה ל 10</w:t>
      </w:r>
      <w:r w:rsidR="00F93453">
        <w:rPr>
          <w:rFonts w:asciiTheme="minorBidi" w:hAnsiTheme="minorBidi" w:hint="cs"/>
          <w:sz w:val="24"/>
          <w:szCs w:val="24"/>
          <w:lang w:val="en-US"/>
        </w:rPr>
        <w:t>X</w:t>
      </w:r>
      <w:r w:rsidR="00F93453">
        <w:rPr>
          <w:rFonts w:asciiTheme="minorBidi" w:hAnsiTheme="minorBidi" w:hint="cs"/>
          <w:sz w:val="24"/>
          <w:szCs w:val="24"/>
          <w:rtl/>
          <w:lang w:val="en-US"/>
        </w:rPr>
        <w:t xml:space="preserve">10 חלקים שעליהם הוא </w:t>
      </w:r>
      <w:r w:rsidR="000667F6">
        <w:rPr>
          <w:rFonts w:asciiTheme="minorBidi" w:hAnsiTheme="minorBidi" w:hint="cs"/>
          <w:sz w:val="24"/>
          <w:szCs w:val="24"/>
          <w:rtl/>
          <w:lang w:val="en-US"/>
        </w:rPr>
        <w:t>בוחן האם הם הגיעו מהעולם האמיתי או מרשת הגנרטור.</w:t>
      </w:r>
    </w:p>
    <w:p w14:paraId="188C8A2C" w14:textId="2F5E7F1B" w:rsidR="00F93453" w:rsidRDefault="00F93453" w:rsidP="00F93453">
      <w:pPr>
        <w:bidi/>
        <w:rPr>
          <w:rFonts w:asciiTheme="minorBidi" w:hAnsiTheme="minorBidi"/>
          <w:sz w:val="24"/>
          <w:szCs w:val="24"/>
          <w:lang w:val="en-US"/>
        </w:rPr>
      </w:pPr>
      <w:r>
        <w:rPr>
          <w:rFonts w:asciiTheme="minorBidi" w:hAnsiTheme="minorBidi" w:hint="cs"/>
          <w:sz w:val="24"/>
          <w:szCs w:val="24"/>
          <w:rtl/>
          <w:lang w:val="en-US"/>
        </w:rPr>
        <w:t xml:space="preserve">הוספתי את תנאי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לפונקציית ההפסד בין התמונה המוקורית לתמונה המיוצרת.</w:t>
      </w:r>
      <w:r w:rsidR="00997EB6">
        <w:rPr>
          <w:rFonts w:asciiTheme="minorBidi" w:hAnsiTheme="minorBidi" w:hint="cs"/>
          <w:sz w:val="24"/>
          <w:szCs w:val="24"/>
          <w:rtl/>
          <w:lang w:val="en-US"/>
        </w:rPr>
        <w:t xml:space="preserve"> בדקתי כמה סדרי גודל של משקל תנאי רגולציה זה לפונקציית ההפסד. התוצאות מוצגות בגרפים למטה ביחס לגרף </w:t>
      </w:r>
      <w:proofErr w:type="spellStart"/>
      <w:r w:rsidR="00997EB6">
        <w:rPr>
          <w:rFonts w:asciiTheme="minorBidi" w:hAnsiTheme="minorBidi"/>
          <w:sz w:val="24"/>
          <w:szCs w:val="24"/>
          <w:lang w:val="en-US"/>
        </w:rPr>
        <w:t>SrWgan</w:t>
      </w:r>
      <w:proofErr w:type="spellEnd"/>
      <w:r w:rsidR="00997EB6">
        <w:rPr>
          <w:rFonts w:asciiTheme="minorBidi" w:hAnsiTheme="minorBidi" w:hint="cs"/>
          <w:sz w:val="24"/>
          <w:szCs w:val="24"/>
          <w:rtl/>
          <w:lang w:val="en-US"/>
        </w:rPr>
        <w:t>.</w:t>
      </w:r>
    </w:p>
    <w:p w14:paraId="71DBA223" w14:textId="3AA46729" w:rsidR="002E187E" w:rsidRDefault="002E187E" w:rsidP="002E187E">
      <w:pPr>
        <w:bidi/>
        <w:rPr>
          <w:rFonts w:asciiTheme="minorBidi" w:hAnsiTheme="minorBidi"/>
          <w:sz w:val="24"/>
          <w:szCs w:val="24"/>
          <w:lang w:val="en-US"/>
        </w:rPr>
      </w:pPr>
      <w:r>
        <w:rPr>
          <w:rFonts w:asciiTheme="minorBidi" w:hAnsiTheme="minorBidi" w:hint="cs"/>
          <w:sz w:val="24"/>
          <w:szCs w:val="24"/>
          <w:rtl/>
          <w:lang w:val="en-US"/>
        </w:rPr>
        <w:t xml:space="preserve">ניתן לראות כי מדד </w:t>
      </w:r>
      <w:r>
        <w:rPr>
          <w:rFonts w:asciiTheme="minorBidi" w:hAnsiTheme="minorBidi" w:hint="cs"/>
          <w:sz w:val="24"/>
          <w:szCs w:val="24"/>
          <w:lang w:val="en-US"/>
        </w:rPr>
        <w:t>FID</w:t>
      </w:r>
      <w:r>
        <w:rPr>
          <w:rFonts w:asciiTheme="minorBidi" w:hAnsiTheme="minorBidi" w:hint="cs"/>
          <w:sz w:val="24"/>
          <w:szCs w:val="24"/>
          <w:rtl/>
          <w:lang w:val="en-US"/>
        </w:rPr>
        <w:t xml:space="preserve"> </w:t>
      </w:r>
      <w:r w:rsidR="00C43D8E">
        <w:rPr>
          <w:rFonts w:asciiTheme="minorBidi" w:hAnsiTheme="minorBidi" w:hint="cs"/>
          <w:sz w:val="24"/>
          <w:szCs w:val="24"/>
          <w:rtl/>
          <w:lang w:val="en-US"/>
        </w:rPr>
        <w:t xml:space="preserve">היה </w:t>
      </w:r>
      <w:r>
        <w:rPr>
          <w:rFonts w:asciiTheme="minorBidi" w:hAnsiTheme="minorBidi" w:hint="cs"/>
          <w:sz w:val="24"/>
          <w:szCs w:val="24"/>
          <w:rtl/>
          <w:lang w:val="en-US"/>
        </w:rPr>
        <w:t>נמוך</w:t>
      </w:r>
      <w:r w:rsidR="00C43D8E">
        <w:rPr>
          <w:rFonts w:asciiTheme="minorBidi" w:hAnsiTheme="minorBidi" w:hint="cs"/>
          <w:sz w:val="24"/>
          <w:szCs w:val="24"/>
          <w:rtl/>
          <w:lang w:val="en-US"/>
        </w:rPr>
        <w:t xml:space="preserve"> ודומה לערכי </w:t>
      </w:r>
      <w:proofErr w:type="spellStart"/>
      <w:r w:rsidR="00C43D8E">
        <w:rPr>
          <w:rFonts w:asciiTheme="minorBidi" w:hAnsiTheme="minorBidi"/>
          <w:sz w:val="24"/>
          <w:szCs w:val="24"/>
          <w:lang w:val="en-US"/>
        </w:rPr>
        <w:t>srWgan</w:t>
      </w:r>
      <w:proofErr w:type="spellEnd"/>
      <w:r>
        <w:rPr>
          <w:rFonts w:asciiTheme="minorBidi" w:hAnsiTheme="minorBidi" w:hint="cs"/>
          <w:sz w:val="24"/>
          <w:szCs w:val="24"/>
          <w:rtl/>
          <w:lang w:val="en-US"/>
        </w:rPr>
        <w:t xml:space="preserve"> כאשר השתמשי ב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lang w:val="en-US"/>
        </w:rPr>
        <w:t xml:space="preserve"> </w:t>
      </w:r>
      <w:r>
        <w:rPr>
          <w:rFonts w:asciiTheme="minorBidi" w:hAnsiTheme="minorBidi" w:hint="cs"/>
          <w:sz w:val="24"/>
          <w:szCs w:val="24"/>
          <w:rtl/>
          <w:lang w:val="en-US"/>
        </w:rPr>
        <w:t xml:space="preserve"> ביחס של 0.1 לפונקציית ההפסד עבור הגנרטור בארכיקטורות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Pr>
          <w:rFonts w:asciiTheme="minorBidi" w:hAnsiTheme="minorBidi" w:hint="cs"/>
          <w:sz w:val="24"/>
          <w:szCs w:val="24"/>
          <w:rtl/>
          <w:lang w:val="en-US"/>
        </w:rPr>
        <w:t xml:space="preserve">. בנוסף ערכי ה </w:t>
      </w:r>
      <w:r>
        <w:rPr>
          <w:rFonts w:asciiTheme="minorBidi" w:hAnsiTheme="minorBidi" w:hint="cs"/>
          <w:sz w:val="24"/>
          <w:szCs w:val="24"/>
          <w:lang w:val="en-US"/>
        </w:rPr>
        <w:t xml:space="preserve">PSNR </w:t>
      </w:r>
      <w:r>
        <w:rPr>
          <w:rFonts w:asciiTheme="minorBidi" w:hAnsiTheme="minorBidi" w:hint="cs"/>
          <w:sz w:val="24"/>
          <w:szCs w:val="24"/>
          <w:rtl/>
          <w:lang w:val="en-US"/>
        </w:rPr>
        <w:t xml:space="preserve"> ו </w:t>
      </w:r>
      <w:r>
        <w:rPr>
          <w:rFonts w:asciiTheme="minorBidi" w:hAnsiTheme="minorBidi" w:hint="cs"/>
          <w:sz w:val="24"/>
          <w:szCs w:val="24"/>
          <w:lang w:val="en-US"/>
        </w:rPr>
        <w:t>SSIM</w:t>
      </w:r>
      <w:r>
        <w:rPr>
          <w:rFonts w:asciiTheme="minorBidi" w:hAnsiTheme="minorBidi" w:hint="cs"/>
          <w:sz w:val="24"/>
          <w:szCs w:val="24"/>
          <w:rtl/>
          <w:lang w:val="en-US"/>
        </w:rPr>
        <w:t xml:space="preserve"> היו דומים לכל ריצות אריכטקטורת </w:t>
      </w:r>
      <w:r w:rsidR="00C43D8E">
        <w:rPr>
          <w:rFonts w:asciiTheme="minorBidi" w:hAnsiTheme="minorBidi"/>
          <w:sz w:val="24"/>
          <w:szCs w:val="24"/>
          <w:lang w:val="en-US"/>
        </w:rPr>
        <w:t xml:space="preserve"> </w:t>
      </w:r>
      <w:r>
        <w:rPr>
          <w:rFonts w:asciiTheme="minorBidi" w:hAnsiTheme="minorBidi"/>
          <w:sz w:val="24"/>
          <w:szCs w:val="24"/>
          <w:lang w:val="en-US"/>
        </w:rPr>
        <w:t>SrPix2Pix</w:t>
      </w:r>
      <w:r>
        <w:rPr>
          <w:rFonts w:asciiTheme="minorBidi" w:hAnsiTheme="minorBidi" w:hint="cs"/>
          <w:sz w:val="24"/>
          <w:szCs w:val="24"/>
          <w:lang w:val="en-US"/>
        </w:rPr>
        <w:t xml:space="preserve"> </w:t>
      </w:r>
      <w:r w:rsidR="00C43D8E">
        <w:rPr>
          <w:rFonts w:asciiTheme="minorBidi" w:hAnsiTheme="minorBidi" w:hint="cs"/>
          <w:sz w:val="24"/>
          <w:szCs w:val="24"/>
          <w:rtl/>
          <w:lang w:val="en-US"/>
        </w:rPr>
        <w:t xml:space="preserve">וגבוהים ביחס לארכיקטורת </w:t>
      </w:r>
      <w:proofErr w:type="spellStart"/>
      <w:r w:rsidR="00C43D8E">
        <w:rPr>
          <w:rFonts w:asciiTheme="minorBidi" w:hAnsiTheme="minorBidi"/>
          <w:sz w:val="24"/>
          <w:szCs w:val="24"/>
          <w:lang w:val="en-US"/>
        </w:rPr>
        <w:t>SrWgan</w:t>
      </w:r>
      <w:proofErr w:type="spellEnd"/>
      <w:r>
        <w:rPr>
          <w:rFonts w:asciiTheme="minorBidi" w:hAnsiTheme="minorBidi" w:hint="cs"/>
          <w:sz w:val="24"/>
          <w:szCs w:val="24"/>
          <w:rtl/>
          <w:lang w:val="en-US"/>
        </w:rPr>
        <w:t xml:space="preserve">. לכן ניתן לומר כי הארכיטקטורה עבדה בצורה הטובה ביותר כאשר תנאי הרגולציה </w:t>
      </w:r>
      <w:r>
        <w:rPr>
          <w:rFonts w:asciiTheme="minorBidi" w:hAnsiTheme="minorBidi"/>
          <w:sz w:val="24"/>
          <w:szCs w:val="24"/>
          <w:lang w:val="en-US"/>
        </w:rPr>
        <w:t>L1</w:t>
      </w:r>
      <w:r>
        <w:rPr>
          <w:rFonts w:asciiTheme="minorBidi" w:hAnsiTheme="minorBidi" w:hint="cs"/>
          <w:sz w:val="24"/>
          <w:szCs w:val="24"/>
          <w:rtl/>
          <w:lang w:val="en-US"/>
        </w:rPr>
        <w:t xml:space="preserve"> בגנרטור הוסף במשקל 0.1 ביחס לפונקציית ההפסד של הגנרטור ב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sidR="00C43D8E">
        <w:rPr>
          <w:rFonts w:asciiTheme="minorBidi" w:hAnsiTheme="minorBidi" w:hint="cs"/>
          <w:sz w:val="24"/>
          <w:szCs w:val="24"/>
          <w:rtl/>
          <w:lang w:val="en-US"/>
        </w:rPr>
        <w:t>, בנוסף האריכטקטורה שיפרה את תוצאות</w:t>
      </w:r>
      <w:proofErr w:type="spellStart"/>
      <w:r w:rsidR="00C43D8E">
        <w:rPr>
          <w:rFonts w:asciiTheme="minorBidi" w:hAnsiTheme="minorBidi"/>
          <w:sz w:val="24"/>
          <w:szCs w:val="24"/>
          <w:lang w:val="en-US"/>
        </w:rPr>
        <w:t>SrWgan</w:t>
      </w:r>
      <w:proofErr w:type="spellEnd"/>
      <w:r w:rsidR="00C43D8E">
        <w:rPr>
          <w:rFonts w:asciiTheme="minorBidi" w:hAnsiTheme="minorBidi"/>
          <w:sz w:val="24"/>
          <w:szCs w:val="24"/>
          <w:lang w:val="en-US"/>
        </w:rPr>
        <w:t xml:space="preserve"> </w:t>
      </w:r>
    </w:p>
    <w:tbl>
      <w:tblPr>
        <w:tblStyle w:val="TableGrid"/>
        <w:bidiVisual/>
        <w:tblW w:w="0" w:type="auto"/>
        <w:tblLook w:val="04A0" w:firstRow="1" w:lastRow="0" w:firstColumn="1" w:lastColumn="0" w:noHBand="0" w:noVBand="1"/>
      </w:tblPr>
      <w:tblGrid>
        <w:gridCol w:w="3388"/>
        <w:gridCol w:w="3438"/>
        <w:gridCol w:w="2416"/>
      </w:tblGrid>
      <w:tr w:rsidR="002E187E" w14:paraId="1947491E" w14:textId="77777777" w:rsidTr="00BC0B5B">
        <w:tc>
          <w:tcPr>
            <w:tcW w:w="9242" w:type="dxa"/>
            <w:gridSpan w:val="3"/>
          </w:tcPr>
          <w:p w14:paraId="09EB0C66" w14:textId="110CACDA" w:rsidR="002E187E" w:rsidRDefault="0048132B" w:rsidP="00BC0B5B">
            <w:pPr>
              <w:bidi/>
              <w:jc w:val="center"/>
              <w:rPr>
                <w:rtl/>
              </w:rPr>
            </w:pPr>
            <w:r>
              <w:rPr>
                <w:noProof/>
              </w:rPr>
              <w:drawing>
                <wp:inline distT="0" distB="0" distL="0" distR="0" wp14:anchorId="2E4FDD12" wp14:editId="12EA38D4">
                  <wp:extent cx="2692400" cy="2195224"/>
                  <wp:effectExtent l="0" t="0" r="0" b="0"/>
                  <wp:docPr id="6358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6932" name=""/>
                          <pic:cNvPicPr/>
                        </pic:nvPicPr>
                        <pic:blipFill>
                          <a:blip r:embed="rId89"/>
                          <a:stretch>
                            <a:fillRect/>
                          </a:stretch>
                        </pic:blipFill>
                        <pic:spPr>
                          <a:xfrm>
                            <a:off x="0" y="0"/>
                            <a:ext cx="2695188" cy="2197497"/>
                          </a:xfrm>
                          <a:prstGeom prst="rect">
                            <a:avLst/>
                          </a:prstGeom>
                        </pic:spPr>
                      </pic:pic>
                    </a:graphicData>
                  </a:graphic>
                </wp:inline>
              </w:drawing>
            </w:r>
          </w:p>
        </w:tc>
      </w:tr>
      <w:tr w:rsidR="0048132B" w14:paraId="796C7DAA" w14:textId="77777777" w:rsidTr="00BC0B5B">
        <w:tc>
          <w:tcPr>
            <w:tcW w:w="3413" w:type="dxa"/>
          </w:tcPr>
          <w:p w14:paraId="5ECCBDAF" w14:textId="76A382E5" w:rsidR="002E187E" w:rsidRDefault="0048132B" w:rsidP="002E187E">
            <w:pPr>
              <w:bidi/>
              <w:jc w:val="center"/>
              <w:rPr>
                <w:rtl/>
              </w:rPr>
            </w:pPr>
            <w:r>
              <w:rPr>
                <w:noProof/>
              </w:rPr>
              <w:drawing>
                <wp:inline distT="0" distB="0" distL="0" distR="0" wp14:anchorId="79E19548" wp14:editId="1F955660">
                  <wp:extent cx="1390636" cy="1208440"/>
                  <wp:effectExtent l="0" t="0" r="0" b="0"/>
                  <wp:docPr id="2306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4361" name=""/>
                          <pic:cNvPicPr/>
                        </pic:nvPicPr>
                        <pic:blipFill>
                          <a:blip r:embed="rId90"/>
                          <a:stretch>
                            <a:fillRect/>
                          </a:stretch>
                        </pic:blipFill>
                        <pic:spPr>
                          <a:xfrm>
                            <a:off x="0" y="0"/>
                            <a:ext cx="1412298" cy="1227264"/>
                          </a:xfrm>
                          <a:prstGeom prst="rect">
                            <a:avLst/>
                          </a:prstGeom>
                        </pic:spPr>
                      </pic:pic>
                    </a:graphicData>
                  </a:graphic>
                </wp:inline>
              </w:drawing>
            </w:r>
          </w:p>
        </w:tc>
        <w:tc>
          <w:tcPr>
            <w:tcW w:w="3465" w:type="dxa"/>
          </w:tcPr>
          <w:p w14:paraId="6F95DCA6" w14:textId="6486EFCA" w:rsidR="002E187E" w:rsidRDefault="0048132B" w:rsidP="002E187E">
            <w:pPr>
              <w:bidi/>
              <w:jc w:val="center"/>
            </w:pPr>
            <w:r>
              <w:rPr>
                <w:noProof/>
              </w:rPr>
              <w:drawing>
                <wp:inline distT="0" distB="0" distL="0" distR="0" wp14:anchorId="27AA03C2" wp14:editId="19BB355F">
                  <wp:extent cx="1378915" cy="1210218"/>
                  <wp:effectExtent l="0" t="0" r="0" b="0"/>
                  <wp:docPr id="192234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7843" name=""/>
                          <pic:cNvPicPr/>
                        </pic:nvPicPr>
                        <pic:blipFill>
                          <a:blip r:embed="rId91"/>
                          <a:stretch>
                            <a:fillRect/>
                          </a:stretch>
                        </pic:blipFill>
                        <pic:spPr>
                          <a:xfrm>
                            <a:off x="0" y="0"/>
                            <a:ext cx="1398707" cy="1227589"/>
                          </a:xfrm>
                          <a:prstGeom prst="rect">
                            <a:avLst/>
                          </a:prstGeom>
                        </pic:spPr>
                      </pic:pic>
                    </a:graphicData>
                  </a:graphic>
                </wp:inline>
              </w:drawing>
            </w:r>
          </w:p>
        </w:tc>
        <w:tc>
          <w:tcPr>
            <w:tcW w:w="2364" w:type="dxa"/>
          </w:tcPr>
          <w:p w14:paraId="633EC084" w14:textId="170C021E" w:rsidR="002E187E" w:rsidRDefault="0048132B" w:rsidP="00BC0B5B">
            <w:pPr>
              <w:bidi/>
              <w:rPr>
                <w:rtl/>
              </w:rPr>
            </w:pPr>
            <w:r>
              <w:rPr>
                <w:noProof/>
              </w:rPr>
              <w:drawing>
                <wp:inline distT="0" distB="0" distL="0" distR="0" wp14:anchorId="42B9EE66" wp14:editId="65D41321">
                  <wp:extent cx="1397460" cy="1181006"/>
                  <wp:effectExtent l="0" t="0" r="0" b="0"/>
                  <wp:docPr id="780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670" name=""/>
                          <pic:cNvPicPr/>
                        </pic:nvPicPr>
                        <pic:blipFill>
                          <a:blip r:embed="rId92"/>
                          <a:stretch>
                            <a:fillRect/>
                          </a:stretch>
                        </pic:blipFill>
                        <pic:spPr>
                          <a:xfrm>
                            <a:off x="0" y="0"/>
                            <a:ext cx="1412332" cy="1193575"/>
                          </a:xfrm>
                          <a:prstGeom prst="rect">
                            <a:avLst/>
                          </a:prstGeom>
                        </pic:spPr>
                      </pic:pic>
                    </a:graphicData>
                  </a:graphic>
                </wp:inline>
              </w:drawing>
            </w:r>
          </w:p>
        </w:tc>
      </w:tr>
    </w:tbl>
    <w:p w14:paraId="521DCA4F" w14:textId="4B8687BE" w:rsidR="002E187E" w:rsidRDefault="002E187E" w:rsidP="002E187E">
      <w:pPr>
        <w:bidi/>
        <w:rPr>
          <w:sz w:val="18"/>
          <w:szCs w:val="18"/>
          <w:lang w:val="en-US"/>
        </w:rPr>
      </w:pPr>
      <w:r w:rsidRPr="00DB4C77">
        <w:rPr>
          <w:rFonts w:hint="cs"/>
          <w:sz w:val="18"/>
          <w:szCs w:val="18"/>
          <w:rtl/>
          <w:lang w:val="en-US"/>
        </w:rPr>
        <w:t xml:space="preserve">גרפים המציגים את מדדי איכות תוצרי הרשת כפונקציה של התקמדות האימון עבור ארכיטקטורת </w:t>
      </w:r>
      <w:r>
        <w:rPr>
          <w:sz w:val="18"/>
          <w:szCs w:val="18"/>
          <w:lang w:val="en-US"/>
        </w:rPr>
        <w:t>SrPix2Pix</w:t>
      </w:r>
      <w:r w:rsidRPr="00DB4C77">
        <w:rPr>
          <w:rFonts w:hint="cs"/>
          <w:sz w:val="18"/>
          <w:szCs w:val="18"/>
          <w:rtl/>
          <w:lang w:val="en-US"/>
        </w:rPr>
        <w:t xml:space="preserve"> ו אריכטקטורת </w:t>
      </w:r>
      <w:proofErr w:type="spellStart"/>
      <w:r w:rsidRPr="00DB4C77">
        <w:rPr>
          <w:sz w:val="18"/>
          <w:szCs w:val="18"/>
          <w:lang w:val="en-US"/>
        </w:rPr>
        <w:t>SrWgan</w:t>
      </w:r>
      <w:proofErr w:type="spellEnd"/>
      <w:r w:rsidRPr="00DB4C77">
        <w:rPr>
          <w:rFonts w:hint="cs"/>
          <w:sz w:val="18"/>
          <w:szCs w:val="18"/>
          <w:rtl/>
          <w:lang w:val="en-US"/>
        </w:rPr>
        <w:t xml:space="preserve"> עם כמה משקלים שונים עבור תנאי הרגולציה.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7BDD45FF" w14:textId="40BA65B3" w:rsidR="00A12251" w:rsidRPr="00DB4C77" w:rsidRDefault="00A12251" w:rsidP="00A12251">
      <w:pPr>
        <w:bidi/>
        <w:rPr>
          <w:sz w:val="18"/>
          <w:szCs w:val="18"/>
          <w:rtl/>
          <w:lang w:val="en-US"/>
        </w:rPr>
      </w:pPr>
      <w:r>
        <w:rPr>
          <w:rFonts w:hint="cs"/>
          <w:sz w:val="18"/>
          <w:szCs w:val="18"/>
          <w:rtl/>
          <w:lang w:val="en-US"/>
        </w:rPr>
        <w:t xml:space="preserve">בטבלה למטה ניתן לראות את תוצרי הרשתות הגנרטיביות עבור 3 מליון צעדים מצד שמאל אריכטקטורת </w:t>
      </w:r>
      <w:proofErr w:type="spellStart"/>
      <w:r>
        <w:rPr>
          <w:sz w:val="18"/>
          <w:szCs w:val="18"/>
          <w:lang w:val="en-US"/>
        </w:rPr>
        <w:t>SrWgan</w:t>
      </w:r>
      <w:proofErr w:type="spellEnd"/>
      <w:r>
        <w:rPr>
          <w:rFonts w:hint="cs"/>
          <w:sz w:val="18"/>
          <w:szCs w:val="18"/>
          <w:rtl/>
          <w:lang w:val="en-US"/>
        </w:rPr>
        <w:t xml:space="preserve"> </w:t>
      </w:r>
      <w:r w:rsidR="0048132B">
        <w:rPr>
          <w:rFonts w:hint="cs"/>
          <w:sz w:val="18"/>
          <w:szCs w:val="18"/>
          <w:rtl/>
          <w:lang w:val="en-US"/>
        </w:rPr>
        <w:t>בעמודה</w:t>
      </w:r>
      <w:r>
        <w:rPr>
          <w:rFonts w:hint="cs"/>
          <w:sz w:val="18"/>
          <w:szCs w:val="18"/>
          <w:rtl/>
          <w:lang w:val="en-US"/>
        </w:rPr>
        <w:t xml:space="preserve"> </w:t>
      </w:r>
      <w:r w:rsidR="0048132B">
        <w:rPr>
          <w:rFonts w:hint="cs"/>
          <w:sz w:val="18"/>
          <w:szCs w:val="18"/>
          <w:rtl/>
          <w:lang w:val="en-US"/>
        </w:rPr>
        <w:t>האמצעית</w:t>
      </w:r>
      <w:r>
        <w:rPr>
          <w:rFonts w:hint="cs"/>
          <w:sz w:val="18"/>
          <w:szCs w:val="18"/>
          <w:rtl/>
          <w:lang w:val="en-US"/>
        </w:rPr>
        <w:t xml:space="preserve"> </w:t>
      </w:r>
      <w:r>
        <w:rPr>
          <w:sz w:val="18"/>
          <w:szCs w:val="18"/>
          <w:lang w:val="en-US"/>
        </w:rPr>
        <w:t>SrPix2Pix</w:t>
      </w:r>
      <w:r>
        <w:rPr>
          <w:rFonts w:hint="cs"/>
          <w:sz w:val="18"/>
          <w:szCs w:val="18"/>
          <w:rtl/>
          <w:lang w:val="en-US"/>
        </w:rPr>
        <w:t xml:space="preserve"> כאשר החלק הוספי בשם האריכטקטורה מציג את משקל תנאי הרגולציה</w:t>
      </w:r>
      <w:r>
        <w:rPr>
          <w:sz w:val="18"/>
          <w:szCs w:val="18"/>
          <w:lang w:val="en-US"/>
        </w:rPr>
        <w:t xml:space="preserve"> L1</w:t>
      </w:r>
      <w:r>
        <w:rPr>
          <w:rFonts w:hint="cs"/>
          <w:sz w:val="18"/>
          <w:szCs w:val="18"/>
          <w:rtl/>
          <w:lang w:val="en-US"/>
        </w:rPr>
        <w:t xml:space="preserve"> בגנרטור</w:t>
      </w:r>
      <w:r w:rsidR="007C5E4E">
        <w:rPr>
          <w:rFonts w:hint="cs"/>
          <w:sz w:val="18"/>
          <w:szCs w:val="18"/>
          <w:rtl/>
          <w:lang w:val="en-US"/>
        </w:rPr>
        <w:t>, בצד ימין מוצגת תמונת המקור.</w:t>
      </w:r>
      <w:r w:rsidR="0048132B">
        <w:rPr>
          <w:sz w:val="18"/>
          <w:szCs w:val="18"/>
          <w:lang w:val="en-US"/>
        </w:rPr>
        <w:t xml:space="preserve"> </w:t>
      </w:r>
    </w:p>
    <w:tbl>
      <w:tblPr>
        <w:tblStyle w:val="TableGrid"/>
        <w:tblW w:w="0" w:type="auto"/>
        <w:tblInd w:w="2594" w:type="dxa"/>
        <w:tblLook w:val="04A0" w:firstRow="1" w:lastRow="0" w:firstColumn="1" w:lastColumn="0" w:noHBand="0" w:noVBand="1"/>
      </w:tblPr>
      <w:tblGrid>
        <w:gridCol w:w="1656"/>
        <w:gridCol w:w="1656"/>
        <w:gridCol w:w="1656"/>
      </w:tblGrid>
      <w:tr w:rsidR="0048132B" w14:paraId="667C1E9B" w14:textId="77777777" w:rsidTr="0048132B">
        <w:trPr>
          <w:trHeight w:val="242"/>
        </w:trPr>
        <w:tc>
          <w:tcPr>
            <w:tcW w:w="1656" w:type="dxa"/>
          </w:tcPr>
          <w:p w14:paraId="6D0F5379" w14:textId="72C6EE22" w:rsidR="0048132B" w:rsidRDefault="0048132B" w:rsidP="00BC0B5B">
            <w:pPr>
              <w:rPr>
                <w:rFonts w:asciiTheme="minorBidi" w:hAnsiTheme="minorBidi"/>
                <w:sz w:val="24"/>
                <w:szCs w:val="24"/>
              </w:rPr>
            </w:pPr>
            <w:proofErr w:type="spellStart"/>
            <w:r>
              <w:rPr>
                <w:rFonts w:asciiTheme="minorBidi" w:hAnsiTheme="minorBidi" w:hint="cs"/>
                <w:sz w:val="24"/>
                <w:szCs w:val="24"/>
              </w:rPr>
              <w:t>S</w:t>
            </w:r>
            <w:r>
              <w:rPr>
                <w:rFonts w:asciiTheme="minorBidi" w:hAnsiTheme="minorBidi"/>
                <w:sz w:val="24"/>
                <w:szCs w:val="24"/>
              </w:rPr>
              <w:t>rWgan</w:t>
            </w:r>
            <w:proofErr w:type="spellEnd"/>
          </w:p>
        </w:tc>
        <w:tc>
          <w:tcPr>
            <w:tcW w:w="1656" w:type="dxa"/>
          </w:tcPr>
          <w:p w14:paraId="00024591" w14:textId="595C9CA0" w:rsidR="0048132B" w:rsidRDefault="0048132B" w:rsidP="00A12251">
            <w:pPr>
              <w:jc w:val="center"/>
              <w:rPr>
                <w:rFonts w:asciiTheme="minorBidi" w:hAnsiTheme="minorBidi"/>
                <w:sz w:val="24"/>
                <w:szCs w:val="24"/>
              </w:rPr>
            </w:pPr>
            <w:r>
              <w:rPr>
                <w:rFonts w:asciiTheme="minorBidi" w:hAnsiTheme="minorBidi"/>
                <w:sz w:val="24"/>
                <w:szCs w:val="24"/>
              </w:rPr>
              <w:t>Pix2Pix_01</w:t>
            </w:r>
          </w:p>
        </w:tc>
        <w:tc>
          <w:tcPr>
            <w:tcW w:w="1656" w:type="dxa"/>
          </w:tcPr>
          <w:p w14:paraId="28231F7F" w14:textId="77777777" w:rsidR="0048132B" w:rsidRDefault="0048132B" w:rsidP="00A12251">
            <w:pPr>
              <w:jc w:val="center"/>
              <w:rPr>
                <w:rFonts w:asciiTheme="minorBidi" w:hAnsiTheme="minorBidi"/>
                <w:sz w:val="24"/>
                <w:szCs w:val="24"/>
              </w:rPr>
            </w:pPr>
            <w:proofErr w:type="spellStart"/>
            <w:r>
              <w:rPr>
                <w:rFonts w:asciiTheme="minorBidi" w:hAnsiTheme="minorBidi"/>
                <w:sz w:val="24"/>
                <w:szCs w:val="24"/>
              </w:rPr>
              <w:t>hr</w:t>
            </w:r>
            <w:proofErr w:type="spellEnd"/>
          </w:p>
        </w:tc>
      </w:tr>
      <w:tr w:rsidR="0048132B" w14:paraId="1C01B746" w14:textId="77777777" w:rsidTr="0048132B">
        <w:trPr>
          <w:trHeight w:val="1299"/>
        </w:trPr>
        <w:tc>
          <w:tcPr>
            <w:tcW w:w="1656" w:type="dxa"/>
          </w:tcPr>
          <w:p w14:paraId="42AF077C" w14:textId="77777777" w:rsidR="0048132B" w:rsidRDefault="0048132B" w:rsidP="00BC0B5B">
            <w:pPr>
              <w:rPr>
                <w:rFonts w:asciiTheme="minorBidi" w:hAnsiTheme="minorBidi"/>
                <w:sz w:val="24"/>
                <w:szCs w:val="24"/>
              </w:rPr>
            </w:pPr>
            <w:r>
              <w:rPr>
                <w:noProof/>
              </w:rPr>
              <w:drawing>
                <wp:inline distT="0" distB="0" distL="0" distR="0" wp14:anchorId="370DC8E7" wp14:editId="26E1230E">
                  <wp:extent cx="914400" cy="914400"/>
                  <wp:effectExtent l="0" t="0" r="0" b="0"/>
                  <wp:docPr id="947546762" name="Picture 1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6762" name="Picture 17" descr="A close-up of a person's fac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FBEFE75" w14:textId="2CC4A069" w:rsidR="0048132B" w:rsidRDefault="0065712C" w:rsidP="00BC0B5B">
            <w:pPr>
              <w:rPr>
                <w:rFonts w:asciiTheme="minorBidi" w:hAnsiTheme="minorBidi"/>
                <w:sz w:val="24"/>
                <w:szCs w:val="24"/>
              </w:rPr>
            </w:pPr>
            <w:r>
              <w:rPr>
                <w:noProof/>
              </w:rPr>
              <w:drawing>
                <wp:inline distT="0" distB="0" distL="0" distR="0" wp14:anchorId="0E4AA727" wp14:editId="60FB2FD3">
                  <wp:extent cx="914400" cy="914400"/>
                  <wp:effectExtent l="0" t="0" r="0" b="0"/>
                  <wp:docPr id="1691186244" name="Picture 1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244" name="Picture 11" descr="A person with brown hair&#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69918D" w14:textId="77777777" w:rsidR="0048132B" w:rsidRDefault="0048132B" w:rsidP="00BC0B5B">
            <w:pPr>
              <w:rPr>
                <w:noProof/>
              </w:rPr>
            </w:pPr>
            <w:r>
              <w:rPr>
                <w:noProof/>
              </w:rPr>
              <w:drawing>
                <wp:inline distT="0" distB="0" distL="0" distR="0" wp14:anchorId="44FBA85C" wp14:editId="05769B4E">
                  <wp:extent cx="914400" cy="914400"/>
                  <wp:effectExtent l="0" t="0" r="0" b="0"/>
                  <wp:docPr id="1063555798" name="Picture 22"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5798" name="Picture 22"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7B1A570C" w14:textId="77777777" w:rsidTr="0048132B">
        <w:trPr>
          <w:trHeight w:val="1286"/>
        </w:trPr>
        <w:tc>
          <w:tcPr>
            <w:tcW w:w="1656" w:type="dxa"/>
          </w:tcPr>
          <w:p w14:paraId="08E0C562" w14:textId="77777777" w:rsidR="0048132B" w:rsidRDefault="0048132B" w:rsidP="00BC0B5B">
            <w:pPr>
              <w:rPr>
                <w:rFonts w:asciiTheme="minorBidi" w:hAnsiTheme="minorBidi"/>
                <w:sz w:val="24"/>
                <w:szCs w:val="24"/>
              </w:rPr>
            </w:pPr>
            <w:r>
              <w:rPr>
                <w:noProof/>
              </w:rPr>
              <w:lastRenderedPageBreak/>
              <w:drawing>
                <wp:inline distT="0" distB="0" distL="0" distR="0" wp14:anchorId="3230B68F" wp14:editId="11D860C5">
                  <wp:extent cx="914400" cy="914400"/>
                  <wp:effectExtent l="0" t="0" r="0" b="0"/>
                  <wp:docPr id="1021190659" name="Picture 1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659" name="Picture 19" descr="A person with long hair and beard&#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20108FC" w14:textId="77777777" w:rsidR="0048132B" w:rsidRDefault="0048132B" w:rsidP="00BC0B5B">
            <w:pPr>
              <w:rPr>
                <w:rFonts w:asciiTheme="minorBidi" w:hAnsiTheme="minorBidi"/>
                <w:sz w:val="24"/>
                <w:szCs w:val="24"/>
              </w:rPr>
            </w:pPr>
            <w:r>
              <w:rPr>
                <w:noProof/>
              </w:rPr>
              <w:drawing>
                <wp:inline distT="0" distB="0" distL="0" distR="0" wp14:anchorId="350530B8" wp14:editId="232AE3CE">
                  <wp:extent cx="914400" cy="914400"/>
                  <wp:effectExtent l="0" t="0" r="0" b="0"/>
                  <wp:docPr id="2045759978"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9978" name="Picture 10"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3890890" w14:textId="77777777" w:rsidR="0048132B" w:rsidRDefault="0048132B" w:rsidP="00BC0B5B">
            <w:pPr>
              <w:rPr>
                <w:noProof/>
              </w:rPr>
            </w:pPr>
            <w:r>
              <w:rPr>
                <w:noProof/>
              </w:rPr>
              <w:drawing>
                <wp:inline distT="0" distB="0" distL="0" distR="0" wp14:anchorId="31FF9B21" wp14:editId="35EF1403">
                  <wp:extent cx="914400" cy="914400"/>
                  <wp:effectExtent l="0" t="0" r="0" b="0"/>
                  <wp:docPr id="445037988" name="Picture 23"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7988" name="Picture 23"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3FE2D2A5" w14:textId="77777777" w:rsidTr="0048132B">
        <w:trPr>
          <w:trHeight w:val="1299"/>
        </w:trPr>
        <w:tc>
          <w:tcPr>
            <w:tcW w:w="1656" w:type="dxa"/>
          </w:tcPr>
          <w:p w14:paraId="3C8A664A" w14:textId="77777777" w:rsidR="0048132B" w:rsidRDefault="0048132B" w:rsidP="00BC0B5B">
            <w:pPr>
              <w:rPr>
                <w:rFonts w:asciiTheme="minorBidi" w:hAnsiTheme="minorBidi"/>
                <w:sz w:val="24"/>
                <w:szCs w:val="24"/>
              </w:rPr>
            </w:pPr>
            <w:r>
              <w:rPr>
                <w:noProof/>
              </w:rPr>
              <w:drawing>
                <wp:inline distT="0" distB="0" distL="0" distR="0" wp14:anchorId="2FDF7475" wp14:editId="2A837D47">
                  <wp:extent cx="914400" cy="914400"/>
                  <wp:effectExtent l="0" t="0" r="0" b="0"/>
                  <wp:docPr id="733106865" name="Picture 18"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6865" name="Picture 18" descr="A person with a goatee&#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482F356" w14:textId="77777777" w:rsidR="0048132B" w:rsidRDefault="0048132B" w:rsidP="00BC0B5B">
            <w:pPr>
              <w:rPr>
                <w:rFonts w:asciiTheme="minorBidi" w:hAnsiTheme="minorBidi"/>
                <w:sz w:val="24"/>
                <w:szCs w:val="24"/>
              </w:rPr>
            </w:pPr>
            <w:r>
              <w:rPr>
                <w:noProof/>
              </w:rPr>
              <w:drawing>
                <wp:inline distT="0" distB="0" distL="0" distR="0" wp14:anchorId="1169DF4B" wp14:editId="25A7F333">
                  <wp:extent cx="914400" cy="914400"/>
                  <wp:effectExtent l="0" t="0" r="0" b="0"/>
                  <wp:docPr id="1779051697" name="Picture 12"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697" name="Picture 12" descr="A person with a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CE81E65" w14:textId="77777777" w:rsidR="0048132B" w:rsidRDefault="0048132B" w:rsidP="00BC0B5B">
            <w:pPr>
              <w:rPr>
                <w:noProof/>
              </w:rPr>
            </w:pPr>
            <w:r>
              <w:rPr>
                <w:noProof/>
              </w:rPr>
              <w:drawing>
                <wp:inline distT="0" distB="0" distL="0" distR="0" wp14:anchorId="36C69EEE" wp14:editId="7CCBE44D">
                  <wp:extent cx="914400" cy="914400"/>
                  <wp:effectExtent l="0" t="0" r="0" b="0"/>
                  <wp:docPr id="1473212449" name="Picture 2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449" name="Picture 2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67CED6FC" w14:textId="77777777" w:rsidTr="0048132B">
        <w:trPr>
          <w:trHeight w:val="1286"/>
        </w:trPr>
        <w:tc>
          <w:tcPr>
            <w:tcW w:w="1656" w:type="dxa"/>
          </w:tcPr>
          <w:p w14:paraId="7BB7E87E" w14:textId="77777777" w:rsidR="0048132B" w:rsidRDefault="0048132B" w:rsidP="00BC0B5B">
            <w:pPr>
              <w:rPr>
                <w:rFonts w:asciiTheme="minorBidi" w:hAnsiTheme="minorBidi"/>
                <w:sz w:val="24"/>
                <w:szCs w:val="24"/>
              </w:rPr>
            </w:pPr>
            <w:r>
              <w:rPr>
                <w:noProof/>
              </w:rPr>
              <w:drawing>
                <wp:inline distT="0" distB="0" distL="0" distR="0" wp14:anchorId="350267FE" wp14:editId="385C453A">
                  <wp:extent cx="914400" cy="914400"/>
                  <wp:effectExtent l="0" t="0" r="0" b="0"/>
                  <wp:docPr id="1959900992" name="Picture 2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0992" name="Picture 20" descr="A close-up of a person's fac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5F20D5" w14:textId="77777777" w:rsidR="0048132B" w:rsidRDefault="0048132B" w:rsidP="00BC0B5B">
            <w:pPr>
              <w:rPr>
                <w:rFonts w:asciiTheme="minorBidi" w:hAnsiTheme="minorBidi"/>
                <w:sz w:val="24"/>
                <w:szCs w:val="24"/>
              </w:rPr>
            </w:pPr>
            <w:r>
              <w:rPr>
                <w:noProof/>
              </w:rPr>
              <w:drawing>
                <wp:inline distT="0" distB="0" distL="0" distR="0" wp14:anchorId="46D8A6A0" wp14:editId="007D18D4">
                  <wp:extent cx="914400" cy="914400"/>
                  <wp:effectExtent l="0" t="0" r="0" b="0"/>
                  <wp:docPr id="1375494714" name="Picture 1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4714" name="Picture 13" descr="A close-up of a perso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CA8EA4" w14:textId="77777777" w:rsidR="0048132B" w:rsidRDefault="0048132B" w:rsidP="00BC0B5B">
            <w:pPr>
              <w:rPr>
                <w:noProof/>
              </w:rPr>
            </w:pPr>
            <w:r>
              <w:rPr>
                <w:noProof/>
              </w:rPr>
              <w:drawing>
                <wp:inline distT="0" distB="0" distL="0" distR="0" wp14:anchorId="6A61315B" wp14:editId="2DAF658C">
                  <wp:extent cx="914400" cy="914400"/>
                  <wp:effectExtent l="0" t="0" r="0" b="0"/>
                  <wp:docPr id="38604508" name="Picture 2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08" name="Picture 25"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5D9FEA67" w14:textId="77777777" w:rsidR="00915577" w:rsidRDefault="00915577" w:rsidP="00915577">
      <w:pPr>
        <w:bidi/>
        <w:rPr>
          <w:rtl/>
          <w:lang w:val="en-US"/>
        </w:rPr>
      </w:pPr>
    </w:p>
    <w:p w14:paraId="245BD35B" w14:textId="453214F4" w:rsidR="00915577" w:rsidRDefault="00C43D8E" w:rsidP="00AA5A40">
      <w:pPr>
        <w:bidi/>
        <w:rPr>
          <w:rtl/>
          <w:lang w:val="en-US"/>
        </w:rPr>
      </w:pPr>
      <w:r>
        <w:rPr>
          <w:rFonts w:hint="cs"/>
          <w:rtl/>
          <w:lang w:val="en-US"/>
        </w:rPr>
        <w:t xml:space="preserve">נסיון נוסף שביצעתי הוא לבדוק האם נוצרים קריסות מצב כאשר משתמשים בארכיטקטורת </w:t>
      </w:r>
      <w:r>
        <w:rPr>
          <w:lang w:val="en-US"/>
        </w:rPr>
        <w:t>SrPix2Pix</w:t>
      </w:r>
      <w:r w:rsidR="00AA5A40">
        <w:rPr>
          <w:lang w:val="en-US"/>
        </w:rPr>
        <w:t xml:space="preserve"> </w:t>
      </w:r>
      <w:r w:rsidR="00AA5A40">
        <w:rPr>
          <w:rFonts w:hint="cs"/>
          <w:rtl/>
          <w:lang w:val="en-US"/>
        </w:rPr>
        <w:t xml:space="preserve"> במשקולות לא מאותחלות,</w:t>
      </w:r>
      <w:r>
        <w:rPr>
          <w:rFonts w:hint="cs"/>
          <w:rtl/>
          <w:lang w:val="en-US"/>
        </w:rPr>
        <w:t xml:space="preserve"> והאם עדיף להתחיל את האימון ממשוקולות מאופסים בהתחשב שתנאי הרגולציה </w:t>
      </w:r>
      <w:r>
        <w:rPr>
          <w:lang w:val="en-US"/>
        </w:rPr>
        <w:t>L1</w:t>
      </w:r>
      <w:r>
        <w:rPr>
          <w:rFonts w:hint="cs"/>
          <w:rtl/>
          <w:lang w:val="en-US"/>
        </w:rPr>
        <w:t xml:space="preserve"> על תוצרי הגנרטור ימנע את קריסות המצב. בהסבר פשוט, בניסיון זה השתמשתי בארכיקטורה </w:t>
      </w:r>
      <w:r>
        <w:rPr>
          <w:lang w:val="en-US"/>
        </w:rPr>
        <w:t xml:space="preserve">srPix2Pix </w:t>
      </w:r>
      <w:r w:rsidR="00AA5A40">
        <w:rPr>
          <w:rFonts w:hint="cs"/>
          <w:rtl/>
          <w:lang w:val="en-US"/>
        </w:rPr>
        <w:t xml:space="preserve"> ללא משלקולות מאומנים.</w:t>
      </w:r>
    </w:p>
    <w:p w14:paraId="59F8F512" w14:textId="7CB15F16" w:rsidR="00232DB3" w:rsidRDefault="00AA5A40" w:rsidP="00232DB3">
      <w:pPr>
        <w:bidi/>
        <w:rPr>
          <w:rtl/>
          <w:lang w:val="en-US"/>
        </w:rPr>
      </w:pPr>
      <w:r>
        <w:rPr>
          <w:rFonts w:hint="cs"/>
          <w:rtl/>
          <w:lang w:val="en-US"/>
        </w:rPr>
        <w:t>בטבלה למטה ניתן לראות את תוצאות המדדים לפי התקדמות האימון</w:t>
      </w:r>
      <w:r w:rsidR="00232DB3">
        <w:rPr>
          <w:rFonts w:hint="cs"/>
          <w:lang w:val="en-US"/>
        </w:rPr>
        <w:t xml:space="preserve"> </w:t>
      </w:r>
      <w:r w:rsidR="00232DB3">
        <w:rPr>
          <w:rFonts w:hint="cs"/>
          <w:rtl/>
          <w:lang w:val="en-US"/>
        </w:rPr>
        <w:t xml:space="preserve">על ארכיטקטורת </w:t>
      </w:r>
      <w:r w:rsidR="00232DB3">
        <w:rPr>
          <w:lang w:val="en-US"/>
        </w:rPr>
        <w:t>Pix2pix</w:t>
      </w:r>
      <w:r w:rsidR="00232DB3">
        <w:rPr>
          <w:rFonts w:hint="cs"/>
          <w:lang w:val="en-US"/>
        </w:rPr>
        <w:t xml:space="preserve"> </w:t>
      </w:r>
      <w:r w:rsidR="00232DB3">
        <w:rPr>
          <w:rFonts w:hint="cs"/>
          <w:rtl/>
          <w:lang w:val="en-US"/>
        </w:rPr>
        <w:t xml:space="preserve"> במשקל 0.1 על תנאי הרגולציה </w:t>
      </w:r>
      <w:r w:rsidR="00232DB3">
        <w:rPr>
          <w:rFonts w:hint="cs"/>
          <w:lang w:val="en-US"/>
        </w:rPr>
        <w:t>L</w:t>
      </w:r>
      <w:r w:rsidR="00232DB3">
        <w:rPr>
          <w:rFonts w:hint="cs"/>
          <w:rtl/>
          <w:lang w:val="en-US"/>
        </w:rPr>
        <w:t xml:space="preserve">1. התוצאות די דומות לאחר 3 מליון צעדים, עם </w:t>
      </w:r>
      <w:r w:rsidR="00232DB3">
        <w:rPr>
          <w:lang w:val="en-US"/>
        </w:rPr>
        <w:t xml:space="preserve">transfer learning </w:t>
      </w:r>
      <w:r w:rsidR="00232DB3">
        <w:rPr>
          <w:rFonts w:hint="cs"/>
          <w:rtl/>
          <w:lang w:val="en-US"/>
        </w:rPr>
        <w:t xml:space="preserve"> וללא.</w:t>
      </w:r>
    </w:p>
    <w:p w14:paraId="5E734E2E" w14:textId="77777777" w:rsidR="00915577" w:rsidRDefault="00915577" w:rsidP="00915577">
      <w:pPr>
        <w:bidi/>
        <w:rPr>
          <w:lang w:val="en-US"/>
        </w:rPr>
      </w:pPr>
    </w:p>
    <w:tbl>
      <w:tblPr>
        <w:tblStyle w:val="TableGrid"/>
        <w:bidiVisual/>
        <w:tblW w:w="0" w:type="auto"/>
        <w:tblLook w:val="04A0" w:firstRow="1" w:lastRow="0" w:firstColumn="1" w:lastColumn="0" w:noHBand="0" w:noVBand="1"/>
      </w:tblPr>
      <w:tblGrid>
        <w:gridCol w:w="3171"/>
        <w:gridCol w:w="3184"/>
        <w:gridCol w:w="2887"/>
      </w:tblGrid>
      <w:tr w:rsidR="00AA5A40" w14:paraId="4085E589" w14:textId="77777777" w:rsidTr="005A0CFB">
        <w:tc>
          <w:tcPr>
            <w:tcW w:w="9242" w:type="dxa"/>
            <w:gridSpan w:val="3"/>
          </w:tcPr>
          <w:p w14:paraId="77D1C391" w14:textId="77777777" w:rsidR="00AA5A40" w:rsidRDefault="0004228C" w:rsidP="0004228C">
            <w:pPr>
              <w:bidi/>
              <w:jc w:val="center"/>
              <w:rPr>
                <w:noProof/>
              </w:rPr>
            </w:pPr>
            <w:r>
              <w:rPr>
                <w:noProof/>
              </w:rPr>
              <w:drawing>
                <wp:inline distT="0" distB="0" distL="0" distR="0" wp14:anchorId="313EA155" wp14:editId="4345AD9E">
                  <wp:extent cx="1402024" cy="222167"/>
                  <wp:effectExtent l="0" t="0" r="0" b="0"/>
                  <wp:docPr id="20545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8395" name=""/>
                          <pic:cNvPicPr/>
                        </pic:nvPicPr>
                        <pic:blipFill rotWithShape="1">
                          <a:blip r:embed="rId101"/>
                          <a:srcRect t="75327" r="635"/>
                          <a:stretch/>
                        </pic:blipFill>
                        <pic:spPr bwMode="auto">
                          <a:xfrm>
                            <a:off x="0" y="0"/>
                            <a:ext cx="1406815" cy="222926"/>
                          </a:xfrm>
                          <a:prstGeom prst="rect">
                            <a:avLst/>
                          </a:prstGeom>
                          <a:ln>
                            <a:noFill/>
                          </a:ln>
                          <a:extLst>
                            <a:ext uri="{53640926-AAD7-44D8-BBD7-CCE9431645EC}">
                              <a14:shadowObscured xmlns:a14="http://schemas.microsoft.com/office/drawing/2010/main"/>
                            </a:ext>
                          </a:extLst>
                        </pic:spPr>
                      </pic:pic>
                    </a:graphicData>
                  </a:graphic>
                </wp:inline>
              </w:drawing>
            </w:r>
          </w:p>
          <w:p w14:paraId="429A9D00" w14:textId="30A1E674" w:rsidR="0004228C" w:rsidRDefault="0004228C" w:rsidP="0004228C">
            <w:pPr>
              <w:bidi/>
              <w:jc w:val="center"/>
              <w:rPr>
                <w:rtl/>
              </w:rPr>
            </w:pPr>
            <w:r>
              <w:rPr>
                <w:noProof/>
              </w:rPr>
              <w:drawing>
                <wp:inline distT="0" distB="0" distL="0" distR="0" wp14:anchorId="4E12B4D9" wp14:editId="3EB0D853">
                  <wp:extent cx="1397000" cy="447151"/>
                  <wp:effectExtent l="0" t="0" r="0" b="0"/>
                  <wp:docPr id="22407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0892" name=""/>
                          <pic:cNvPicPr/>
                        </pic:nvPicPr>
                        <pic:blipFill rotWithShape="1">
                          <a:blip r:embed="rId101"/>
                          <a:srcRect b="49843"/>
                          <a:stretch/>
                        </pic:blipFill>
                        <pic:spPr bwMode="auto">
                          <a:xfrm>
                            <a:off x="0" y="0"/>
                            <a:ext cx="1402448" cy="448895"/>
                          </a:xfrm>
                          <a:prstGeom prst="rect">
                            <a:avLst/>
                          </a:prstGeom>
                          <a:ln>
                            <a:noFill/>
                          </a:ln>
                          <a:extLst>
                            <a:ext uri="{53640926-AAD7-44D8-BBD7-CCE9431645EC}">
                              <a14:shadowObscured xmlns:a14="http://schemas.microsoft.com/office/drawing/2010/main"/>
                            </a:ext>
                          </a:extLst>
                        </pic:spPr>
                      </pic:pic>
                    </a:graphicData>
                  </a:graphic>
                </wp:inline>
              </w:drawing>
            </w:r>
          </w:p>
        </w:tc>
      </w:tr>
      <w:tr w:rsidR="00232DB3" w14:paraId="08E82A62" w14:textId="77777777" w:rsidTr="005A0CFB">
        <w:tc>
          <w:tcPr>
            <w:tcW w:w="3413" w:type="dxa"/>
          </w:tcPr>
          <w:p w14:paraId="6BC39F1F" w14:textId="35B2F229" w:rsidR="00AA5A40" w:rsidRDefault="00232DB3" w:rsidP="005A0CFB">
            <w:pPr>
              <w:bidi/>
              <w:jc w:val="center"/>
              <w:rPr>
                <w:rtl/>
              </w:rPr>
            </w:pPr>
            <w:r>
              <w:rPr>
                <w:noProof/>
              </w:rPr>
              <w:drawing>
                <wp:inline distT="0" distB="0" distL="0" distR="0" wp14:anchorId="2D00DEEB" wp14:editId="2FF8D216">
                  <wp:extent cx="1690489" cy="1335573"/>
                  <wp:effectExtent l="0" t="0" r="0" b="0"/>
                  <wp:docPr id="10308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7918" name=""/>
                          <pic:cNvPicPr/>
                        </pic:nvPicPr>
                        <pic:blipFill>
                          <a:blip r:embed="rId102"/>
                          <a:stretch>
                            <a:fillRect/>
                          </a:stretch>
                        </pic:blipFill>
                        <pic:spPr>
                          <a:xfrm>
                            <a:off x="0" y="0"/>
                            <a:ext cx="1709275" cy="1350415"/>
                          </a:xfrm>
                          <a:prstGeom prst="rect">
                            <a:avLst/>
                          </a:prstGeom>
                        </pic:spPr>
                      </pic:pic>
                    </a:graphicData>
                  </a:graphic>
                </wp:inline>
              </w:drawing>
            </w:r>
          </w:p>
        </w:tc>
        <w:tc>
          <w:tcPr>
            <w:tcW w:w="3465" w:type="dxa"/>
          </w:tcPr>
          <w:p w14:paraId="4ABC46BF" w14:textId="1999DB9A" w:rsidR="00AA5A40" w:rsidRDefault="0004228C" w:rsidP="005A0CFB">
            <w:pPr>
              <w:bidi/>
              <w:jc w:val="center"/>
            </w:pPr>
            <w:r>
              <w:rPr>
                <w:noProof/>
              </w:rPr>
              <w:drawing>
                <wp:inline distT="0" distB="0" distL="0" distR="0" wp14:anchorId="3E8A567F" wp14:editId="078378DC">
                  <wp:extent cx="1667667" cy="1336942"/>
                  <wp:effectExtent l="0" t="0" r="0" b="0"/>
                  <wp:docPr id="15946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9794" name=""/>
                          <pic:cNvPicPr/>
                        </pic:nvPicPr>
                        <pic:blipFill>
                          <a:blip r:embed="rId103"/>
                          <a:stretch>
                            <a:fillRect/>
                          </a:stretch>
                        </pic:blipFill>
                        <pic:spPr>
                          <a:xfrm>
                            <a:off x="0" y="0"/>
                            <a:ext cx="1682947" cy="1349191"/>
                          </a:xfrm>
                          <a:prstGeom prst="rect">
                            <a:avLst/>
                          </a:prstGeom>
                        </pic:spPr>
                      </pic:pic>
                    </a:graphicData>
                  </a:graphic>
                </wp:inline>
              </w:drawing>
            </w:r>
          </w:p>
        </w:tc>
        <w:tc>
          <w:tcPr>
            <w:tcW w:w="2364" w:type="dxa"/>
          </w:tcPr>
          <w:p w14:paraId="33F2E92D" w14:textId="2C1856DF" w:rsidR="00AA5A40" w:rsidRDefault="0004228C" w:rsidP="005A0CFB">
            <w:pPr>
              <w:bidi/>
              <w:rPr>
                <w:rtl/>
              </w:rPr>
            </w:pPr>
            <w:r>
              <w:rPr>
                <w:noProof/>
              </w:rPr>
              <w:drawing>
                <wp:inline distT="0" distB="0" distL="0" distR="0" wp14:anchorId="3CC96DDF" wp14:editId="7DD144EE">
                  <wp:extent cx="1696131" cy="1371600"/>
                  <wp:effectExtent l="0" t="0" r="0" b="0"/>
                  <wp:docPr id="18218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6773" name=""/>
                          <pic:cNvPicPr/>
                        </pic:nvPicPr>
                        <pic:blipFill>
                          <a:blip r:embed="rId104"/>
                          <a:stretch>
                            <a:fillRect/>
                          </a:stretch>
                        </pic:blipFill>
                        <pic:spPr>
                          <a:xfrm>
                            <a:off x="0" y="0"/>
                            <a:ext cx="1715499" cy="1387262"/>
                          </a:xfrm>
                          <a:prstGeom prst="rect">
                            <a:avLst/>
                          </a:prstGeom>
                        </pic:spPr>
                      </pic:pic>
                    </a:graphicData>
                  </a:graphic>
                </wp:inline>
              </w:drawing>
            </w:r>
          </w:p>
        </w:tc>
      </w:tr>
    </w:tbl>
    <w:p w14:paraId="5F18436C" w14:textId="77777777" w:rsidR="00915577" w:rsidRDefault="00915577" w:rsidP="00915577">
      <w:pPr>
        <w:bidi/>
        <w:rPr>
          <w:rtl/>
          <w:lang w:val="en-US"/>
        </w:rPr>
      </w:pPr>
    </w:p>
    <w:p w14:paraId="55CE7B0E" w14:textId="77777777" w:rsidR="00915577" w:rsidRDefault="00915577" w:rsidP="00915577">
      <w:pPr>
        <w:bidi/>
        <w:rPr>
          <w:rtl/>
          <w:lang w:val="en-US"/>
        </w:rPr>
      </w:pPr>
    </w:p>
    <w:p w14:paraId="3D078C4E" w14:textId="77777777" w:rsidR="00915577" w:rsidRDefault="00915577" w:rsidP="00915577">
      <w:pPr>
        <w:bidi/>
        <w:rPr>
          <w:rtl/>
          <w:lang w:val="en-US"/>
        </w:rPr>
      </w:pPr>
    </w:p>
    <w:p w14:paraId="068F375F" w14:textId="77777777" w:rsidR="00915577" w:rsidRDefault="00915577" w:rsidP="00915577">
      <w:pPr>
        <w:bidi/>
        <w:rPr>
          <w:rtl/>
          <w:lang w:val="en-US"/>
        </w:rPr>
      </w:pPr>
    </w:p>
    <w:p w14:paraId="5EC1FABC" w14:textId="77777777" w:rsidR="00915577" w:rsidRDefault="00915577" w:rsidP="00915577">
      <w:pPr>
        <w:bidi/>
        <w:rPr>
          <w:rtl/>
          <w:lang w:val="en-US"/>
        </w:rPr>
      </w:pPr>
    </w:p>
    <w:p w14:paraId="35545F01" w14:textId="77777777" w:rsidR="00915577" w:rsidRDefault="00915577" w:rsidP="00915577">
      <w:pPr>
        <w:bidi/>
        <w:rPr>
          <w:rtl/>
          <w:lang w:val="en-US"/>
        </w:rPr>
      </w:pPr>
    </w:p>
    <w:p w14:paraId="64F60D2B" w14:textId="77777777" w:rsidR="00915577" w:rsidRDefault="00915577" w:rsidP="00915577">
      <w:pPr>
        <w:bidi/>
        <w:rPr>
          <w:rtl/>
          <w:lang w:val="en-US"/>
        </w:rPr>
      </w:pPr>
    </w:p>
    <w:p w14:paraId="6F876EEE" w14:textId="77777777" w:rsidR="00915577" w:rsidRDefault="00915577" w:rsidP="00915577">
      <w:pPr>
        <w:bidi/>
        <w:rPr>
          <w:rtl/>
          <w:lang w:val="en-US"/>
        </w:rPr>
      </w:pPr>
    </w:p>
    <w:p w14:paraId="524E2617" w14:textId="77777777" w:rsidR="00915577" w:rsidRDefault="00915577" w:rsidP="00915577">
      <w:pPr>
        <w:bidi/>
        <w:rPr>
          <w:rtl/>
          <w:lang w:val="en-US"/>
        </w:rPr>
      </w:pPr>
    </w:p>
    <w:tbl>
      <w:tblPr>
        <w:tblStyle w:val="TableGrid"/>
        <w:bidiVisual/>
        <w:tblW w:w="0" w:type="auto"/>
        <w:tblLook w:val="04A0" w:firstRow="1" w:lastRow="0" w:firstColumn="1" w:lastColumn="0" w:noHBand="0" w:noVBand="1"/>
      </w:tblPr>
      <w:tblGrid>
        <w:gridCol w:w="2310"/>
        <w:gridCol w:w="2310"/>
        <w:gridCol w:w="2311"/>
        <w:gridCol w:w="2311"/>
      </w:tblGrid>
      <w:tr w:rsidR="00061A81" w14:paraId="31EFFCB2" w14:textId="77777777" w:rsidTr="001B30D3">
        <w:tc>
          <w:tcPr>
            <w:tcW w:w="2310" w:type="dxa"/>
          </w:tcPr>
          <w:p w14:paraId="22F86A47" w14:textId="5C9E1BBD" w:rsidR="001B30D3" w:rsidRDefault="001B30D3" w:rsidP="00915577">
            <w:pPr>
              <w:bidi/>
              <w:rPr>
                <w:rtl/>
              </w:rPr>
            </w:pPr>
            <w:r>
              <w:t>Pix2pix</w:t>
            </w:r>
          </w:p>
        </w:tc>
        <w:tc>
          <w:tcPr>
            <w:tcW w:w="2310" w:type="dxa"/>
          </w:tcPr>
          <w:p w14:paraId="2F11DD3E" w14:textId="672C0C88" w:rsidR="001B30D3" w:rsidRDefault="001B30D3" w:rsidP="00915577">
            <w:pPr>
              <w:bidi/>
            </w:pPr>
            <w:proofErr w:type="spellStart"/>
            <w:r>
              <w:t>wgan</w:t>
            </w:r>
            <w:proofErr w:type="spellEnd"/>
          </w:p>
        </w:tc>
        <w:tc>
          <w:tcPr>
            <w:tcW w:w="2311" w:type="dxa"/>
          </w:tcPr>
          <w:p w14:paraId="5B6156E2" w14:textId="1C900C8B" w:rsidR="001B30D3" w:rsidRDefault="001B30D3" w:rsidP="00915577">
            <w:pPr>
              <w:bidi/>
              <w:rPr>
                <w:rtl/>
              </w:rPr>
            </w:pPr>
            <w:proofErr w:type="spellStart"/>
            <w:r>
              <w:t>srgan</w:t>
            </w:r>
            <w:proofErr w:type="spellEnd"/>
          </w:p>
        </w:tc>
        <w:tc>
          <w:tcPr>
            <w:tcW w:w="2311" w:type="dxa"/>
          </w:tcPr>
          <w:p w14:paraId="404F0141" w14:textId="4C741F23" w:rsidR="001B30D3" w:rsidRDefault="001B30D3" w:rsidP="00915577">
            <w:pPr>
              <w:bidi/>
              <w:rPr>
                <w:rtl/>
              </w:rPr>
            </w:pPr>
            <w:proofErr w:type="spellStart"/>
            <w:r>
              <w:t>Hr</w:t>
            </w:r>
            <w:proofErr w:type="spellEnd"/>
          </w:p>
        </w:tc>
      </w:tr>
      <w:tr w:rsidR="001B30D3" w14:paraId="40117E02" w14:textId="77777777" w:rsidTr="001B30D3">
        <w:tc>
          <w:tcPr>
            <w:tcW w:w="2310" w:type="dxa"/>
          </w:tcPr>
          <w:p w14:paraId="086AEF8F" w14:textId="35BA87AC" w:rsidR="001B30D3" w:rsidRDefault="001B30D3" w:rsidP="00915577">
            <w:pPr>
              <w:bidi/>
              <w:rPr>
                <w:rtl/>
              </w:rPr>
            </w:pPr>
            <w:r>
              <w:rPr>
                <w:noProof/>
              </w:rPr>
              <w:drawing>
                <wp:inline distT="0" distB="0" distL="0" distR="0" wp14:anchorId="528ED379" wp14:editId="691069DF">
                  <wp:extent cx="200025" cy="228600"/>
                  <wp:effectExtent l="0" t="0" r="0" b="0"/>
                  <wp:docPr id="1163460178"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2310" w:type="dxa"/>
          </w:tcPr>
          <w:p w14:paraId="0974FBEC" w14:textId="0FBF8649" w:rsidR="001B30D3" w:rsidRDefault="001B30D3" w:rsidP="00915577">
            <w:pPr>
              <w:bidi/>
            </w:pPr>
            <w:r>
              <w:rPr>
                <w:noProof/>
              </w:rPr>
              <w:drawing>
                <wp:inline distT="0" distB="0" distL="0" distR="0" wp14:anchorId="646A4488" wp14:editId="350EB196">
                  <wp:extent cx="200025" cy="228600"/>
                  <wp:effectExtent l="0" t="0" r="0" b="0"/>
                  <wp:docPr id="1546557366"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2311" w:type="dxa"/>
          </w:tcPr>
          <w:p w14:paraId="67F13E56" w14:textId="57425710" w:rsidR="001B30D3" w:rsidRDefault="001B30D3" w:rsidP="00915577">
            <w:pPr>
              <w:bidi/>
              <w:rPr>
                <w:rtl/>
              </w:rPr>
            </w:pPr>
            <w:r>
              <w:rPr>
                <w:noProof/>
              </w:rPr>
              <w:drawing>
                <wp:inline distT="0" distB="0" distL="0" distR="0" wp14:anchorId="0A0083E3" wp14:editId="0790C0D5">
                  <wp:extent cx="200025" cy="228600"/>
                  <wp:effectExtent l="0" t="0" r="0" b="0"/>
                  <wp:docPr id="193155020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2311" w:type="dxa"/>
          </w:tcPr>
          <w:p w14:paraId="2CF14C86" w14:textId="41D04E2D" w:rsidR="001B30D3" w:rsidRDefault="001B30D3" w:rsidP="00915577">
            <w:pPr>
              <w:bidi/>
            </w:pPr>
            <w:r>
              <w:rPr>
                <w:noProof/>
              </w:rPr>
              <w:drawing>
                <wp:inline distT="0" distB="0" distL="0" distR="0" wp14:anchorId="3C6643E2" wp14:editId="559EA297">
                  <wp:extent cx="914400" cy="914400"/>
                  <wp:effectExtent l="0" t="0" r="0" b="0"/>
                  <wp:docPr id="97448827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7377A112" w14:textId="77777777" w:rsidTr="001B30D3">
        <w:tc>
          <w:tcPr>
            <w:tcW w:w="2310" w:type="dxa"/>
          </w:tcPr>
          <w:p w14:paraId="0DC56B7C" w14:textId="6109BDFA" w:rsidR="001B30D3" w:rsidRDefault="001B30D3" w:rsidP="00915577">
            <w:pPr>
              <w:bidi/>
              <w:rPr>
                <w:noProof/>
              </w:rPr>
            </w:pPr>
            <w:r>
              <w:rPr>
                <w:noProof/>
              </w:rPr>
              <w:drawing>
                <wp:inline distT="0" distB="0" distL="0" distR="0" wp14:anchorId="0B5B8522" wp14:editId="7D0FC51C">
                  <wp:extent cx="533400" cy="342900"/>
                  <wp:effectExtent l="0" t="0" r="0" b="0"/>
                  <wp:docPr id="133385924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3400" cy="342900"/>
                          </a:xfrm>
                          <a:prstGeom prst="rect">
                            <a:avLst/>
                          </a:prstGeom>
                          <a:noFill/>
                          <a:ln>
                            <a:noFill/>
                          </a:ln>
                        </pic:spPr>
                      </pic:pic>
                    </a:graphicData>
                  </a:graphic>
                </wp:inline>
              </w:drawing>
            </w:r>
          </w:p>
        </w:tc>
        <w:tc>
          <w:tcPr>
            <w:tcW w:w="2310" w:type="dxa"/>
          </w:tcPr>
          <w:p w14:paraId="69B93934" w14:textId="4464C63E" w:rsidR="001B30D3" w:rsidRDefault="001B30D3" w:rsidP="00915577">
            <w:pPr>
              <w:bidi/>
              <w:rPr>
                <w:noProof/>
              </w:rPr>
            </w:pPr>
            <w:r>
              <w:rPr>
                <w:noProof/>
              </w:rPr>
              <w:drawing>
                <wp:inline distT="0" distB="0" distL="0" distR="0" wp14:anchorId="08F82DB6" wp14:editId="1F52BE8C">
                  <wp:extent cx="533400" cy="342900"/>
                  <wp:effectExtent l="0" t="0" r="0" b="0"/>
                  <wp:docPr id="17070168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3400" cy="342900"/>
                          </a:xfrm>
                          <a:prstGeom prst="rect">
                            <a:avLst/>
                          </a:prstGeom>
                          <a:noFill/>
                          <a:ln>
                            <a:noFill/>
                          </a:ln>
                        </pic:spPr>
                      </pic:pic>
                    </a:graphicData>
                  </a:graphic>
                </wp:inline>
              </w:drawing>
            </w:r>
          </w:p>
        </w:tc>
        <w:tc>
          <w:tcPr>
            <w:tcW w:w="2311" w:type="dxa"/>
          </w:tcPr>
          <w:p w14:paraId="01D472D6" w14:textId="7357ABE3" w:rsidR="001B30D3" w:rsidRDefault="001B30D3" w:rsidP="00915577">
            <w:pPr>
              <w:bidi/>
              <w:rPr>
                <w:noProof/>
              </w:rPr>
            </w:pPr>
            <w:r>
              <w:rPr>
                <w:noProof/>
              </w:rPr>
              <w:drawing>
                <wp:inline distT="0" distB="0" distL="0" distR="0" wp14:anchorId="71033419" wp14:editId="6CB83F0C">
                  <wp:extent cx="533400" cy="342900"/>
                  <wp:effectExtent l="0" t="0" r="0" b="0"/>
                  <wp:docPr id="1205528119"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400" cy="342900"/>
                          </a:xfrm>
                          <a:prstGeom prst="rect">
                            <a:avLst/>
                          </a:prstGeom>
                          <a:noFill/>
                          <a:ln>
                            <a:noFill/>
                          </a:ln>
                        </pic:spPr>
                      </pic:pic>
                    </a:graphicData>
                  </a:graphic>
                </wp:inline>
              </w:drawing>
            </w:r>
          </w:p>
        </w:tc>
        <w:tc>
          <w:tcPr>
            <w:tcW w:w="2311" w:type="dxa"/>
          </w:tcPr>
          <w:p w14:paraId="4E462148" w14:textId="5C5BC07A" w:rsidR="001B30D3" w:rsidRDefault="001B30D3" w:rsidP="00915577">
            <w:pPr>
              <w:bidi/>
              <w:rPr>
                <w:noProof/>
              </w:rPr>
            </w:pPr>
            <w:r>
              <w:rPr>
                <w:noProof/>
              </w:rPr>
              <w:drawing>
                <wp:inline distT="0" distB="0" distL="0" distR="0" wp14:anchorId="65D73147" wp14:editId="6106C90C">
                  <wp:extent cx="914400" cy="914400"/>
                  <wp:effectExtent l="0" t="0" r="0" b="0"/>
                  <wp:docPr id="148878787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48C1F14F" w14:textId="77777777" w:rsidTr="001B30D3">
        <w:tc>
          <w:tcPr>
            <w:tcW w:w="2310" w:type="dxa"/>
          </w:tcPr>
          <w:p w14:paraId="6F22A8C7" w14:textId="623B8CA2" w:rsidR="001B30D3" w:rsidRDefault="001B30D3" w:rsidP="00915577">
            <w:pPr>
              <w:bidi/>
              <w:rPr>
                <w:noProof/>
              </w:rPr>
            </w:pPr>
            <w:r>
              <w:rPr>
                <w:noProof/>
              </w:rPr>
              <w:drawing>
                <wp:inline distT="0" distB="0" distL="0" distR="0" wp14:anchorId="55586613" wp14:editId="5F7D3A89">
                  <wp:extent cx="276225" cy="428625"/>
                  <wp:effectExtent l="0" t="0" r="0" b="0"/>
                  <wp:docPr id="324503923"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6225" cy="428625"/>
                          </a:xfrm>
                          <a:prstGeom prst="rect">
                            <a:avLst/>
                          </a:prstGeom>
                          <a:noFill/>
                          <a:ln>
                            <a:noFill/>
                          </a:ln>
                        </pic:spPr>
                      </pic:pic>
                    </a:graphicData>
                  </a:graphic>
                </wp:inline>
              </w:drawing>
            </w:r>
          </w:p>
        </w:tc>
        <w:tc>
          <w:tcPr>
            <w:tcW w:w="2310" w:type="dxa"/>
          </w:tcPr>
          <w:p w14:paraId="1FB1C884" w14:textId="3D001186" w:rsidR="001B30D3" w:rsidRDefault="001B30D3" w:rsidP="00915577">
            <w:pPr>
              <w:bidi/>
              <w:rPr>
                <w:noProof/>
              </w:rPr>
            </w:pPr>
            <w:r>
              <w:rPr>
                <w:noProof/>
              </w:rPr>
              <w:drawing>
                <wp:inline distT="0" distB="0" distL="0" distR="0" wp14:anchorId="45BA724D" wp14:editId="46FB97EC">
                  <wp:extent cx="276225" cy="428625"/>
                  <wp:effectExtent l="0" t="0" r="0" b="0"/>
                  <wp:docPr id="171248909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6225" cy="428625"/>
                          </a:xfrm>
                          <a:prstGeom prst="rect">
                            <a:avLst/>
                          </a:prstGeom>
                          <a:noFill/>
                          <a:ln>
                            <a:noFill/>
                          </a:ln>
                        </pic:spPr>
                      </pic:pic>
                    </a:graphicData>
                  </a:graphic>
                </wp:inline>
              </w:drawing>
            </w:r>
          </w:p>
        </w:tc>
        <w:tc>
          <w:tcPr>
            <w:tcW w:w="2311" w:type="dxa"/>
          </w:tcPr>
          <w:p w14:paraId="02662AED" w14:textId="35C56A77" w:rsidR="001B30D3" w:rsidRDefault="001B30D3" w:rsidP="00915577">
            <w:pPr>
              <w:bidi/>
              <w:rPr>
                <w:noProof/>
              </w:rPr>
            </w:pPr>
            <w:r>
              <w:rPr>
                <w:noProof/>
              </w:rPr>
              <w:drawing>
                <wp:inline distT="0" distB="0" distL="0" distR="0" wp14:anchorId="7BF0D6B1" wp14:editId="73D7B847">
                  <wp:extent cx="276225" cy="428625"/>
                  <wp:effectExtent l="0" t="0" r="0" b="0"/>
                  <wp:docPr id="195154257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6225" cy="428625"/>
                          </a:xfrm>
                          <a:prstGeom prst="rect">
                            <a:avLst/>
                          </a:prstGeom>
                          <a:noFill/>
                          <a:ln>
                            <a:noFill/>
                          </a:ln>
                        </pic:spPr>
                      </pic:pic>
                    </a:graphicData>
                  </a:graphic>
                </wp:inline>
              </w:drawing>
            </w:r>
          </w:p>
        </w:tc>
        <w:tc>
          <w:tcPr>
            <w:tcW w:w="2311" w:type="dxa"/>
          </w:tcPr>
          <w:p w14:paraId="248977B4" w14:textId="3D8B389C" w:rsidR="001B30D3" w:rsidRDefault="001B30D3" w:rsidP="00915577">
            <w:pPr>
              <w:bidi/>
              <w:rPr>
                <w:noProof/>
              </w:rPr>
            </w:pPr>
            <w:r>
              <w:rPr>
                <w:noProof/>
              </w:rPr>
              <w:drawing>
                <wp:inline distT="0" distB="0" distL="0" distR="0" wp14:anchorId="54A27108" wp14:editId="5B67F0BC">
                  <wp:extent cx="914400" cy="914400"/>
                  <wp:effectExtent l="0" t="0" r="0" b="0"/>
                  <wp:docPr id="1304091999"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1CD446BE" w14:textId="77777777" w:rsidTr="001B30D3">
        <w:tc>
          <w:tcPr>
            <w:tcW w:w="2310" w:type="dxa"/>
          </w:tcPr>
          <w:p w14:paraId="0BB8B358" w14:textId="59DD9540" w:rsidR="001B30D3" w:rsidRDefault="001B30D3" w:rsidP="00915577">
            <w:pPr>
              <w:bidi/>
              <w:rPr>
                <w:noProof/>
              </w:rPr>
            </w:pPr>
            <w:r>
              <w:rPr>
                <w:noProof/>
              </w:rPr>
              <w:drawing>
                <wp:inline distT="0" distB="0" distL="0" distR="0" wp14:anchorId="0D7D5D4E" wp14:editId="2AF6D1DB">
                  <wp:extent cx="438150" cy="190500"/>
                  <wp:effectExtent l="0" t="0" r="0" b="0"/>
                  <wp:docPr id="43471511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p>
        </w:tc>
        <w:tc>
          <w:tcPr>
            <w:tcW w:w="2310" w:type="dxa"/>
          </w:tcPr>
          <w:p w14:paraId="47C4F2E9" w14:textId="6971A1FA" w:rsidR="001B30D3" w:rsidRDefault="001B30D3" w:rsidP="00915577">
            <w:pPr>
              <w:bidi/>
              <w:rPr>
                <w:noProof/>
              </w:rPr>
            </w:pPr>
            <w:r>
              <w:rPr>
                <w:noProof/>
              </w:rPr>
              <w:drawing>
                <wp:inline distT="0" distB="0" distL="0" distR="0" wp14:anchorId="5FEB6E79" wp14:editId="2EC2277D">
                  <wp:extent cx="438150" cy="190500"/>
                  <wp:effectExtent l="0" t="0" r="0" b="0"/>
                  <wp:docPr id="110317003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p>
        </w:tc>
        <w:tc>
          <w:tcPr>
            <w:tcW w:w="2311" w:type="dxa"/>
          </w:tcPr>
          <w:p w14:paraId="69A7BA78" w14:textId="671FFB4B" w:rsidR="001B30D3" w:rsidRDefault="001B30D3" w:rsidP="00915577">
            <w:pPr>
              <w:bidi/>
              <w:rPr>
                <w:noProof/>
              </w:rPr>
            </w:pPr>
            <w:r>
              <w:rPr>
                <w:noProof/>
              </w:rPr>
              <w:drawing>
                <wp:inline distT="0" distB="0" distL="0" distR="0" wp14:anchorId="2CB821E0" wp14:editId="43C7E81A">
                  <wp:extent cx="438150" cy="190500"/>
                  <wp:effectExtent l="0" t="0" r="0" b="0"/>
                  <wp:docPr id="1114964663"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p>
        </w:tc>
        <w:tc>
          <w:tcPr>
            <w:tcW w:w="2311" w:type="dxa"/>
          </w:tcPr>
          <w:p w14:paraId="62A98806" w14:textId="72A4AF83" w:rsidR="001B30D3" w:rsidRDefault="001B30D3" w:rsidP="00915577">
            <w:pPr>
              <w:bidi/>
              <w:rPr>
                <w:noProof/>
              </w:rPr>
            </w:pPr>
            <w:r>
              <w:rPr>
                <w:noProof/>
              </w:rPr>
              <w:drawing>
                <wp:inline distT="0" distB="0" distL="0" distR="0" wp14:anchorId="1E5BEB12" wp14:editId="733C7D6D">
                  <wp:extent cx="914400" cy="914400"/>
                  <wp:effectExtent l="0" t="0" r="0" b="0"/>
                  <wp:docPr id="24495235"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32310FA9" w14:textId="77777777" w:rsidTr="001B30D3">
        <w:tc>
          <w:tcPr>
            <w:tcW w:w="2310" w:type="dxa"/>
          </w:tcPr>
          <w:p w14:paraId="18107E8F" w14:textId="72C45279" w:rsidR="001B30D3" w:rsidRDefault="001B30D3" w:rsidP="00915577">
            <w:pPr>
              <w:bidi/>
              <w:rPr>
                <w:noProof/>
              </w:rPr>
            </w:pPr>
            <w:r>
              <w:rPr>
                <w:noProof/>
              </w:rPr>
              <w:drawing>
                <wp:inline distT="0" distB="0" distL="0" distR="0" wp14:anchorId="2076AC53" wp14:editId="2BF50B6E">
                  <wp:extent cx="914400" cy="914400"/>
                  <wp:effectExtent l="0" t="0" r="0" b="0"/>
                  <wp:docPr id="1564516564"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4BD3F5D0" w14:textId="6F5686C9" w:rsidR="001B30D3" w:rsidRDefault="001B30D3" w:rsidP="00915577">
            <w:pPr>
              <w:bidi/>
              <w:rPr>
                <w:noProof/>
              </w:rPr>
            </w:pPr>
            <w:r>
              <w:rPr>
                <w:noProof/>
              </w:rPr>
              <w:drawing>
                <wp:inline distT="0" distB="0" distL="0" distR="0" wp14:anchorId="343CC86E" wp14:editId="2FBFE23A">
                  <wp:extent cx="914400" cy="914400"/>
                  <wp:effectExtent l="0" t="0" r="0" b="0"/>
                  <wp:docPr id="891628934"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D89F971" w14:textId="4B299F05" w:rsidR="001B30D3" w:rsidRDefault="001B30D3" w:rsidP="00915577">
            <w:pPr>
              <w:bidi/>
              <w:rPr>
                <w:noProof/>
              </w:rPr>
            </w:pPr>
            <w:r>
              <w:rPr>
                <w:noProof/>
              </w:rPr>
              <w:drawing>
                <wp:inline distT="0" distB="0" distL="0" distR="0" wp14:anchorId="56DB0F30" wp14:editId="6250A728">
                  <wp:extent cx="914400" cy="914400"/>
                  <wp:effectExtent l="0" t="0" r="0" b="0"/>
                  <wp:docPr id="768839958"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51332576" w14:textId="57344C52" w:rsidR="001B30D3" w:rsidRDefault="001B30D3" w:rsidP="00915577">
            <w:pPr>
              <w:bidi/>
              <w:rPr>
                <w:noProof/>
              </w:rPr>
            </w:pPr>
            <w:r>
              <w:rPr>
                <w:noProof/>
              </w:rPr>
              <w:drawing>
                <wp:inline distT="0" distB="0" distL="0" distR="0" wp14:anchorId="6DFE7DA8" wp14:editId="6EDE0A0B">
                  <wp:extent cx="914400" cy="914400"/>
                  <wp:effectExtent l="0" t="0" r="0" b="0"/>
                  <wp:docPr id="2041837829"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3BA89EC4" w14:textId="77777777" w:rsidTr="001B30D3">
        <w:tc>
          <w:tcPr>
            <w:tcW w:w="2310" w:type="dxa"/>
          </w:tcPr>
          <w:p w14:paraId="7CDA7E4C" w14:textId="48C0043D" w:rsidR="001B30D3" w:rsidRDefault="001B30D3" w:rsidP="00915577">
            <w:pPr>
              <w:bidi/>
              <w:rPr>
                <w:noProof/>
              </w:rPr>
            </w:pPr>
            <w:r>
              <w:rPr>
                <w:noProof/>
              </w:rPr>
              <w:drawing>
                <wp:inline distT="0" distB="0" distL="0" distR="0" wp14:anchorId="22CF0BA4" wp14:editId="2A48DFD7">
                  <wp:extent cx="914400" cy="914400"/>
                  <wp:effectExtent l="0" t="0" r="0" b="0"/>
                  <wp:docPr id="15845534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52C1774" w14:textId="2869B419" w:rsidR="001B30D3" w:rsidRDefault="001B30D3" w:rsidP="00915577">
            <w:pPr>
              <w:bidi/>
              <w:rPr>
                <w:noProof/>
              </w:rPr>
            </w:pPr>
            <w:r>
              <w:rPr>
                <w:noProof/>
              </w:rPr>
              <w:drawing>
                <wp:inline distT="0" distB="0" distL="0" distR="0" wp14:anchorId="72A46D0D" wp14:editId="1D1ACE51">
                  <wp:extent cx="914400" cy="914400"/>
                  <wp:effectExtent l="0" t="0" r="0" b="0"/>
                  <wp:docPr id="1356929438"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678CA211" w14:textId="6023EE04" w:rsidR="001B30D3" w:rsidRDefault="001B30D3" w:rsidP="00915577">
            <w:pPr>
              <w:bidi/>
              <w:rPr>
                <w:noProof/>
              </w:rPr>
            </w:pPr>
            <w:r>
              <w:rPr>
                <w:noProof/>
              </w:rPr>
              <w:drawing>
                <wp:inline distT="0" distB="0" distL="0" distR="0" wp14:anchorId="7170FCB6" wp14:editId="6BB37F34">
                  <wp:extent cx="914400" cy="914400"/>
                  <wp:effectExtent l="0" t="0" r="0" b="0"/>
                  <wp:docPr id="1961401068"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93259B8" w14:textId="56A3AC21" w:rsidR="001B30D3" w:rsidRDefault="001B30D3" w:rsidP="00915577">
            <w:pPr>
              <w:bidi/>
              <w:rPr>
                <w:noProof/>
              </w:rPr>
            </w:pPr>
            <w:r>
              <w:rPr>
                <w:noProof/>
              </w:rPr>
              <w:drawing>
                <wp:inline distT="0" distB="0" distL="0" distR="0" wp14:anchorId="1F9FCDC5" wp14:editId="27933D4E">
                  <wp:extent cx="914400" cy="914400"/>
                  <wp:effectExtent l="0" t="0" r="0" b="0"/>
                  <wp:docPr id="12047715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0F25D0F5" w14:textId="77777777" w:rsidTr="001B30D3">
        <w:tc>
          <w:tcPr>
            <w:tcW w:w="2310" w:type="dxa"/>
          </w:tcPr>
          <w:p w14:paraId="17AF5AAA" w14:textId="4A3BE01F" w:rsidR="001B30D3" w:rsidRDefault="001B30D3" w:rsidP="00915577">
            <w:pPr>
              <w:bidi/>
              <w:rPr>
                <w:noProof/>
              </w:rPr>
            </w:pPr>
            <w:r>
              <w:rPr>
                <w:noProof/>
              </w:rPr>
              <w:drawing>
                <wp:inline distT="0" distB="0" distL="0" distR="0" wp14:anchorId="3096F06C" wp14:editId="43C3D129">
                  <wp:extent cx="914400" cy="914400"/>
                  <wp:effectExtent l="0" t="0" r="0" b="0"/>
                  <wp:docPr id="2024017495"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3D35F45D" w14:textId="24FE862B" w:rsidR="001B30D3" w:rsidRDefault="001B30D3" w:rsidP="00915577">
            <w:pPr>
              <w:bidi/>
              <w:rPr>
                <w:noProof/>
              </w:rPr>
            </w:pPr>
            <w:r>
              <w:rPr>
                <w:noProof/>
              </w:rPr>
              <w:drawing>
                <wp:inline distT="0" distB="0" distL="0" distR="0" wp14:anchorId="145D9356" wp14:editId="7B3B176C">
                  <wp:extent cx="914400" cy="914400"/>
                  <wp:effectExtent l="0" t="0" r="0" b="0"/>
                  <wp:docPr id="954342597"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59EC6DFF" w14:textId="381E72E2" w:rsidR="001B30D3" w:rsidRDefault="001B30D3" w:rsidP="00915577">
            <w:pPr>
              <w:bidi/>
              <w:rPr>
                <w:noProof/>
              </w:rPr>
            </w:pPr>
            <w:r>
              <w:rPr>
                <w:noProof/>
              </w:rPr>
              <w:drawing>
                <wp:inline distT="0" distB="0" distL="0" distR="0" wp14:anchorId="014927C4" wp14:editId="21EDBAA8">
                  <wp:extent cx="914400" cy="914400"/>
                  <wp:effectExtent l="0" t="0" r="0" b="0"/>
                  <wp:docPr id="1906596397"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5E44C426" w14:textId="5C6EE3D7" w:rsidR="001B30D3" w:rsidRDefault="001B30D3" w:rsidP="00915577">
            <w:pPr>
              <w:bidi/>
              <w:rPr>
                <w:noProof/>
              </w:rPr>
            </w:pPr>
            <w:r>
              <w:rPr>
                <w:noProof/>
              </w:rPr>
              <w:drawing>
                <wp:inline distT="0" distB="0" distL="0" distR="0" wp14:anchorId="4DA97CD6" wp14:editId="52428180">
                  <wp:extent cx="914400" cy="914400"/>
                  <wp:effectExtent l="0" t="0" r="0" b="0"/>
                  <wp:docPr id="1242423404"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B30D3" w14:paraId="567B7AEC" w14:textId="77777777" w:rsidTr="001B30D3">
        <w:tc>
          <w:tcPr>
            <w:tcW w:w="2310" w:type="dxa"/>
          </w:tcPr>
          <w:p w14:paraId="72CF1B82" w14:textId="33D49CA3" w:rsidR="001B30D3" w:rsidRDefault="001B30D3" w:rsidP="00915577">
            <w:pPr>
              <w:bidi/>
              <w:rPr>
                <w:noProof/>
              </w:rPr>
            </w:pPr>
            <w:r>
              <w:rPr>
                <w:noProof/>
              </w:rPr>
              <w:drawing>
                <wp:inline distT="0" distB="0" distL="0" distR="0" wp14:anchorId="6FF4BE55" wp14:editId="19F70056">
                  <wp:extent cx="914400" cy="914400"/>
                  <wp:effectExtent l="0" t="0" r="0" b="0"/>
                  <wp:docPr id="470250173"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0E5F3B5F" w14:textId="59E4C3A0" w:rsidR="001B30D3" w:rsidRDefault="001B30D3" w:rsidP="00915577">
            <w:pPr>
              <w:bidi/>
              <w:rPr>
                <w:noProof/>
              </w:rPr>
            </w:pPr>
            <w:r>
              <w:rPr>
                <w:noProof/>
              </w:rPr>
              <w:drawing>
                <wp:inline distT="0" distB="0" distL="0" distR="0" wp14:anchorId="787942F4" wp14:editId="68B098DA">
                  <wp:extent cx="914400" cy="914400"/>
                  <wp:effectExtent l="0" t="0" r="0" b="0"/>
                  <wp:docPr id="350864320"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67569C6" w14:textId="0C4CDC39" w:rsidR="001B30D3" w:rsidRDefault="001B30D3" w:rsidP="00915577">
            <w:pPr>
              <w:bidi/>
              <w:rPr>
                <w:noProof/>
              </w:rPr>
            </w:pPr>
            <w:r>
              <w:rPr>
                <w:noProof/>
              </w:rPr>
              <w:drawing>
                <wp:inline distT="0" distB="0" distL="0" distR="0" wp14:anchorId="3936921B" wp14:editId="7E61E2F5">
                  <wp:extent cx="914400" cy="914400"/>
                  <wp:effectExtent l="0" t="0" r="0" b="0"/>
                  <wp:docPr id="147982729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167CEF6" w14:textId="395BA230" w:rsidR="001B30D3" w:rsidRDefault="001B30D3" w:rsidP="00915577">
            <w:pPr>
              <w:bidi/>
              <w:rPr>
                <w:noProof/>
              </w:rPr>
            </w:pPr>
            <w:r>
              <w:rPr>
                <w:noProof/>
              </w:rPr>
              <w:drawing>
                <wp:inline distT="0" distB="0" distL="0" distR="0" wp14:anchorId="58D5A3EE" wp14:editId="1A2FDDC6">
                  <wp:extent cx="914400" cy="914400"/>
                  <wp:effectExtent l="0" t="0" r="0" b="0"/>
                  <wp:docPr id="1847806464"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061A81" w14:paraId="008B0ACA" w14:textId="77777777" w:rsidTr="001B30D3">
        <w:tc>
          <w:tcPr>
            <w:tcW w:w="2310" w:type="dxa"/>
          </w:tcPr>
          <w:p w14:paraId="496301A0" w14:textId="43264BA6" w:rsidR="00061A81" w:rsidRDefault="00061A81" w:rsidP="00915577">
            <w:pPr>
              <w:bidi/>
              <w:rPr>
                <w:noProof/>
              </w:rPr>
            </w:pPr>
            <w:r>
              <w:rPr>
                <w:noProof/>
              </w:rPr>
              <w:lastRenderedPageBreak/>
              <w:drawing>
                <wp:inline distT="0" distB="0" distL="0" distR="0" wp14:anchorId="1B3FB02D" wp14:editId="2F30F16D">
                  <wp:extent cx="1818000" cy="1818000"/>
                  <wp:effectExtent l="0" t="0" r="0" b="0"/>
                  <wp:docPr id="682451731"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18000" cy="1818000"/>
                          </a:xfrm>
                          <a:prstGeom prst="rect">
                            <a:avLst/>
                          </a:prstGeom>
                          <a:noFill/>
                          <a:ln>
                            <a:noFill/>
                          </a:ln>
                        </pic:spPr>
                      </pic:pic>
                    </a:graphicData>
                  </a:graphic>
                </wp:inline>
              </w:drawing>
            </w:r>
          </w:p>
        </w:tc>
        <w:tc>
          <w:tcPr>
            <w:tcW w:w="2310" w:type="dxa"/>
          </w:tcPr>
          <w:p w14:paraId="7642439E" w14:textId="45C49907" w:rsidR="00061A81" w:rsidRDefault="00061A81" w:rsidP="00915577">
            <w:pPr>
              <w:bidi/>
              <w:rPr>
                <w:noProof/>
              </w:rPr>
            </w:pPr>
            <w:r>
              <w:rPr>
                <w:noProof/>
              </w:rPr>
              <w:drawing>
                <wp:inline distT="0" distB="0" distL="0" distR="0" wp14:anchorId="5FF6F1E6" wp14:editId="222F741E">
                  <wp:extent cx="1818000" cy="1818000"/>
                  <wp:effectExtent l="0" t="0" r="0" b="0"/>
                  <wp:docPr id="2091815368"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818000" cy="1818000"/>
                          </a:xfrm>
                          <a:prstGeom prst="rect">
                            <a:avLst/>
                          </a:prstGeom>
                          <a:noFill/>
                          <a:ln>
                            <a:noFill/>
                          </a:ln>
                        </pic:spPr>
                      </pic:pic>
                    </a:graphicData>
                  </a:graphic>
                </wp:inline>
              </w:drawing>
            </w:r>
          </w:p>
        </w:tc>
        <w:tc>
          <w:tcPr>
            <w:tcW w:w="2311" w:type="dxa"/>
          </w:tcPr>
          <w:p w14:paraId="67290533" w14:textId="790F82E8" w:rsidR="00061A81" w:rsidRDefault="00061A81" w:rsidP="00915577">
            <w:pPr>
              <w:bidi/>
              <w:rPr>
                <w:noProof/>
              </w:rPr>
            </w:pPr>
            <w:r>
              <w:rPr>
                <w:noProof/>
              </w:rPr>
              <w:drawing>
                <wp:inline distT="0" distB="0" distL="0" distR="0" wp14:anchorId="6E0ADCE9" wp14:editId="631E090C">
                  <wp:extent cx="1818000" cy="1818000"/>
                  <wp:effectExtent l="0" t="0" r="0" b="0"/>
                  <wp:docPr id="1324208634"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818000" cy="1818000"/>
                          </a:xfrm>
                          <a:prstGeom prst="rect">
                            <a:avLst/>
                          </a:prstGeom>
                          <a:noFill/>
                          <a:ln>
                            <a:noFill/>
                          </a:ln>
                        </pic:spPr>
                      </pic:pic>
                    </a:graphicData>
                  </a:graphic>
                </wp:inline>
              </w:drawing>
            </w:r>
          </w:p>
        </w:tc>
        <w:tc>
          <w:tcPr>
            <w:tcW w:w="2311" w:type="dxa"/>
          </w:tcPr>
          <w:p w14:paraId="2BB958A9" w14:textId="20F0F3E6" w:rsidR="00061A81" w:rsidRDefault="00061A81" w:rsidP="00915577">
            <w:pPr>
              <w:bidi/>
              <w:rPr>
                <w:noProof/>
              </w:rPr>
            </w:pPr>
            <w:r>
              <w:rPr>
                <w:noProof/>
              </w:rPr>
              <w:drawing>
                <wp:inline distT="0" distB="0" distL="0" distR="0" wp14:anchorId="15486858" wp14:editId="56C97F37">
                  <wp:extent cx="1818000" cy="1818000"/>
                  <wp:effectExtent l="0" t="0" r="0" b="0"/>
                  <wp:docPr id="192459517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18000" cy="1818000"/>
                          </a:xfrm>
                          <a:prstGeom prst="rect">
                            <a:avLst/>
                          </a:prstGeom>
                          <a:noFill/>
                          <a:ln>
                            <a:noFill/>
                          </a:ln>
                        </pic:spPr>
                      </pic:pic>
                    </a:graphicData>
                  </a:graphic>
                </wp:inline>
              </w:drawing>
            </w:r>
          </w:p>
        </w:tc>
      </w:tr>
      <w:tr w:rsidR="00061A81" w14:paraId="4F5A64B0" w14:textId="77777777" w:rsidTr="001B30D3">
        <w:tc>
          <w:tcPr>
            <w:tcW w:w="2310" w:type="dxa"/>
          </w:tcPr>
          <w:p w14:paraId="1467E31E" w14:textId="77777777" w:rsidR="00061A81" w:rsidRDefault="00061A81" w:rsidP="00915577">
            <w:pPr>
              <w:bidi/>
              <w:rPr>
                <w:noProof/>
              </w:rPr>
            </w:pPr>
          </w:p>
        </w:tc>
        <w:tc>
          <w:tcPr>
            <w:tcW w:w="2310" w:type="dxa"/>
          </w:tcPr>
          <w:p w14:paraId="7080AD31" w14:textId="77777777" w:rsidR="00061A81" w:rsidRDefault="00061A81" w:rsidP="00915577">
            <w:pPr>
              <w:bidi/>
              <w:rPr>
                <w:noProof/>
              </w:rPr>
            </w:pPr>
          </w:p>
        </w:tc>
        <w:tc>
          <w:tcPr>
            <w:tcW w:w="2311" w:type="dxa"/>
          </w:tcPr>
          <w:p w14:paraId="138132F4" w14:textId="77777777" w:rsidR="00061A81" w:rsidRDefault="00061A81" w:rsidP="00915577">
            <w:pPr>
              <w:bidi/>
              <w:rPr>
                <w:noProof/>
              </w:rPr>
            </w:pPr>
          </w:p>
        </w:tc>
        <w:tc>
          <w:tcPr>
            <w:tcW w:w="2311" w:type="dxa"/>
          </w:tcPr>
          <w:p w14:paraId="5E8C81BF" w14:textId="77777777" w:rsidR="00061A81" w:rsidRDefault="00061A81" w:rsidP="00915577">
            <w:pPr>
              <w:bidi/>
              <w:rPr>
                <w:noProof/>
              </w:rPr>
            </w:pPr>
          </w:p>
        </w:tc>
      </w:tr>
    </w:tbl>
    <w:p w14:paraId="2A30D86D" w14:textId="21A03C8C" w:rsidR="00915577" w:rsidRDefault="001B30D3" w:rsidP="00915577">
      <w:pPr>
        <w:bidi/>
        <w:rPr>
          <w:rtl/>
          <w:lang w:val="en-US"/>
        </w:rPr>
      </w:pPr>
      <w:r>
        <w:rPr>
          <w:lang w:val="en-US"/>
        </w:rPr>
        <w:tab/>
      </w:r>
    </w:p>
    <w:p w14:paraId="1EB4A5B1" w14:textId="77777777" w:rsidR="00915577" w:rsidRDefault="00915577" w:rsidP="00915577">
      <w:pPr>
        <w:bidi/>
        <w:rPr>
          <w:rtl/>
          <w:lang w:val="en-US"/>
        </w:rPr>
      </w:pPr>
    </w:p>
    <w:p w14:paraId="6460AE18" w14:textId="77777777" w:rsidR="00915577" w:rsidRDefault="00915577" w:rsidP="00915577">
      <w:pPr>
        <w:bidi/>
        <w:rPr>
          <w:rtl/>
          <w:lang w:val="en-US"/>
        </w:rPr>
      </w:pPr>
    </w:p>
    <w:p w14:paraId="769D8AAE" w14:textId="13454B26" w:rsidR="00714546" w:rsidRDefault="00714546" w:rsidP="00915577">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3"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3"/>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xml:space="preserve">] </w:t>
      </w:r>
      <w:proofErr w:type="spellStart"/>
      <w:r w:rsidRPr="00985D2E">
        <w:rPr>
          <w:rFonts w:asciiTheme="minorBidi" w:hAnsiTheme="minorBidi"/>
          <w:sz w:val="24"/>
          <w:szCs w:val="24"/>
        </w:rPr>
        <w:t>Arjovsky</w:t>
      </w:r>
      <w:proofErr w:type="spellEnd"/>
      <w:r w:rsidRPr="00985D2E">
        <w:rPr>
          <w:rFonts w:asciiTheme="minorBidi" w:hAnsiTheme="minorBidi"/>
          <w:sz w:val="24"/>
          <w:szCs w:val="24"/>
        </w:rPr>
        <w:t xml:space="preserve">, Martin, Soumith Chintala, and Léon </w:t>
      </w:r>
      <w:proofErr w:type="spellStart"/>
      <w:r w:rsidRPr="00985D2E">
        <w:rPr>
          <w:rFonts w:asciiTheme="minorBidi" w:hAnsiTheme="minorBidi"/>
          <w:sz w:val="24"/>
          <w:szCs w:val="24"/>
        </w:rPr>
        <w:t>Bottou</w:t>
      </w:r>
      <w:proofErr w:type="spellEnd"/>
      <w:r w:rsidRPr="00985D2E">
        <w:rPr>
          <w:rFonts w:asciiTheme="minorBidi" w:hAnsiTheme="minorBidi"/>
          <w:sz w:val="24"/>
          <w:szCs w:val="24"/>
        </w:rPr>
        <w:t>.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xml:space="preserve">] Gulrajani, Ishaan, et al. "Improved training of </w:t>
      </w:r>
      <w:proofErr w:type="spellStart"/>
      <w:r w:rsidRPr="00985D2E">
        <w:rPr>
          <w:rFonts w:asciiTheme="minorBidi" w:hAnsiTheme="minorBidi"/>
          <w:sz w:val="24"/>
          <w:szCs w:val="24"/>
        </w:rPr>
        <w:t>wasserstein</w:t>
      </w:r>
      <w:proofErr w:type="spellEnd"/>
      <w:r w:rsidRPr="00985D2E">
        <w:rPr>
          <w:rFonts w:asciiTheme="minorBidi" w:hAnsiTheme="minorBidi"/>
          <w:sz w:val="24"/>
          <w:szCs w:val="24"/>
        </w:rPr>
        <w:t xml:space="preserve"> </w:t>
      </w:r>
      <w:proofErr w:type="spellStart"/>
      <w:r w:rsidRPr="00985D2E">
        <w:rPr>
          <w:rFonts w:asciiTheme="minorBidi" w:hAnsiTheme="minorBidi"/>
          <w:sz w:val="24"/>
          <w:szCs w:val="24"/>
        </w:rPr>
        <w:t>gans</w:t>
      </w:r>
      <w:proofErr w:type="spellEnd"/>
      <w:r w:rsidRPr="00985D2E">
        <w:rPr>
          <w:rFonts w:asciiTheme="minorBidi" w:hAnsiTheme="minorBidi"/>
          <w:sz w:val="24"/>
          <w:szCs w:val="24"/>
        </w:rPr>
        <w:t>." Advances in neural information processing systems 30 (2017).</w:t>
      </w:r>
      <w:r w:rsidRPr="00985D2E">
        <w:rPr>
          <w:rFonts w:asciiTheme="minorBidi" w:hAnsiTheme="minorBidi"/>
          <w:sz w:val="24"/>
          <w:szCs w:val="24"/>
          <w:rtl/>
        </w:rPr>
        <w:t>‏</w:t>
      </w:r>
    </w:p>
    <w:p w14:paraId="2E60221F" w14:textId="0A122225" w:rsidR="002F1113" w:rsidRDefault="00B42B3E" w:rsidP="00E43217">
      <w:pPr>
        <w:rPr>
          <w:rFonts w:asciiTheme="minorBidi" w:hAnsiTheme="minorBidi"/>
          <w:sz w:val="24"/>
          <w:szCs w:val="24"/>
          <w:rtl/>
        </w:rPr>
      </w:pPr>
      <w:r>
        <w:rPr>
          <w:rFonts w:asciiTheme="minorBidi" w:hAnsiTheme="minorBidi"/>
          <w:sz w:val="24"/>
          <w:szCs w:val="24"/>
          <w:lang w:val="en-US"/>
        </w:rPr>
        <w:t>[8]</w:t>
      </w:r>
      <w:r w:rsidRPr="00B42B3E">
        <w:rPr>
          <w:rFonts w:asciiTheme="minorBidi" w:hAnsiTheme="minorBidi"/>
          <w:sz w:val="24"/>
          <w:szCs w:val="24"/>
        </w:rPr>
        <w:t xml:space="preserve"> </w:t>
      </w:r>
      <w:r w:rsidRPr="00985D2E">
        <w:rPr>
          <w:rFonts w:asciiTheme="minorBidi" w:hAnsiTheme="minorBidi"/>
          <w:sz w:val="24"/>
          <w:szCs w:val="24"/>
        </w:rPr>
        <w:t>Isola, Phillip, et al. "Image-to-image translation with conditional adversarial networks." Proceedings of the IEEE conference on computer vision and pattern recognition. 2017.</w:t>
      </w:r>
      <w:r w:rsidRPr="00985D2E">
        <w:rPr>
          <w:rFonts w:asciiTheme="minorBidi" w:hAnsiTheme="minorBidi"/>
          <w:sz w:val="24"/>
          <w:szCs w:val="24"/>
          <w:rtl/>
        </w:rPr>
        <w:t>‏</w:t>
      </w:r>
    </w:p>
    <w:p w14:paraId="03A7A833" w14:textId="41F05124" w:rsidR="008C7824" w:rsidRDefault="008C7824" w:rsidP="008C7824">
      <w:pPr>
        <w:rPr>
          <w:rFonts w:asciiTheme="minorBidi" w:hAnsiTheme="minorBidi"/>
          <w:sz w:val="24"/>
          <w:szCs w:val="24"/>
        </w:rPr>
      </w:pPr>
      <w:r>
        <w:rPr>
          <w:rFonts w:asciiTheme="minorBidi" w:hAnsiTheme="minorBidi"/>
          <w:sz w:val="24"/>
          <w:szCs w:val="24"/>
          <w:lang w:val="en-US"/>
        </w:rPr>
        <w:t xml:space="preserve">[9] </w:t>
      </w:r>
      <w:r w:rsidRPr="00985D2E">
        <w:rPr>
          <w:rFonts w:asciiTheme="minorBidi" w:hAnsiTheme="minorBidi"/>
          <w:sz w:val="24"/>
          <w:szCs w:val="24"/>
        </w:rPr>
        <w:t xml:space="preserve">Mirza, Mehdi, and Simon </w:t>
      </w:r>
      <w:proofErr w:type="spellStart"/>
      <w:r w:rsidRPr="00985D2E">
        <w:rPr>
          <w:rFonts w:asciiTheme="minorBidi" w:hAnsiTheme="minorBidi"/>
          <w:sz w:val="24"/>
          <w:szCs w:val="24"/>
        </w:rPr>
        <w:t>Osindero</w:t>
      </w:r>
      <w:proofErr w:type="spellEnd"/>
      <w:r w:rsidRPr="00985D2E">
        <w:rPr>
          <w:rFonts w:asciiTheme="minorBidi" w:hAnsiTheme="minorBidi"/>
          <w:sz w:val="24"/>
          <w:szCs w:val="24"/>
        </w:rPr>
        <w:t>. "Conditional generative adversarial nets." </w:t>
      </w:r>
      <w:proofErr w:type="spellStart"/>
      <w:r w:rsidRPr="00985D2E">
        <w:rPr>
          <w:rFonts w:asciiTheme="minorBidi" w:hAnsiTheme="minorBidi"/>
          <w:sz w:val="24"/>
          <w:szCs w:val="24"/>
        </w:rPr>
        <w:t>arXiv</w:t>
      </w:r>
      <w:proofErr w:type="spellEnd"/>
      <w:r w:rsidRPr="00985D2E">
        <w:rPr>
          <w:rFonts w:asciiTheme="minorBidi" w:hAnsiTheme="minorBidi"/>
          <w:sz w:val="24"/>
          <w:szCs w:val="24"/>
        </w:rPr>
        <w:t xml:space="preserve"> preprint arXiv:1411.1784 (2014).</w:t>
      </w:r>
      <w:r w:rsidRPr="00985D2E">
        <w:rPr>
          <w:rFonts w:asciiTheme="minorBidi" w:hAnsiTheme="minorBidi"/>
          <w:sz w:val="24"/>
          <w:szCs w:val="24"/>
          <w:rtl/>
        </w:rPr>
        <w:t>‏</w:t>
      </w:r>
    </w:p>
    <w:p w14:paraId="3D7E75D2" w14:textId="415FB59C" w:rsidR="00F93453" w:rsidRDefault="00F93453" w:rsidP="008C7824">
      <w:pPr>
        <w:rPr>
          <w:rFonts w:asciiTheme="minorBidi" w:hAnsiTheme="minorBidi"/>
          <w:sz w:val="24"/>
          <w:szCs w:val="24"/>
        </w:rPr>
      </w:pPr>
      <w:r>
        <w:rPr>
          <w:rFonts w:asciiTheme="minorBidi" w:hAnsiTheme="minorBidi"/>
          <w:sz w:val="24"/>
          <w:szCs w:val="24"/>
          <w:lang w:val="en-US"/>
        </w:rPr>
        <w:t>[10]</w:t>
      </w:r>
      <w:r w:rsidRPr="00F93453">
        <w:rPr>
          <w:rFonts w:ascii="Arial" w:hAnsi="Arial" w:cs="Arial"/>
          <w:color w:val="222222"/>
          <w:sz w:val="20"/>
          <w:szCs w:val="20"/>
          <w:shd w:val="clear" w:color="auto" w:fill="FFFFFF"/>
        </w:rPr>
        <w:t xml:space="preserve"> </w:t>
      </w:r>
      <w:r w:rsidRPr="00F93453">
        <w:rPr>
          <w:rFonts w:asciiTheme="minorBidi" w:hAnsiTheme="minorBidi"/>
          <w:sz w:val="24"/>
          <w:szCs w:val="24"/>
        </w:rPr>
        <w:t xml:space="preserve">Qiao, </w:t>
      </w:r>
      <w:proofErr w:type="spellStart"/>
      <w:r w:rsidRPr="00F93453">
        <w:rPr>
          <w:rFonts w:asciiTheme="minorBidi" w:hAnsiTheme="minorBidi"/>
          <w:sz w:val="24"/>
          <w:szCs w:val="24"/>
        </w:rPr>
        <w:t>Jiaojiao</w:t>
      </w:r>
      <w:proofErr w:type="spellEnd"/>
      <w:r w:rsidRPr="00F93453">
        <w:rPr>
          <w:rFonts w:asciiTheme="minorBidi" w:hAnsiTheme="minorBidi"/>
          <w:sz w:val="24"/>
          <w:szCs w:val="24"/>
        </w:rPr>
        <w:t>, et al. "Image super</w:t>
      </w:r>
      <w:r w:rsidRPr="00F93453">
        <w:rPr>
          <w:rFonts w:ascii="Cambria Math" w:hAnsi="Cambria Math" w:cs="Cambria Math"/>
          <w:sz w:val="24"/>
          <w:szCs w:val="24"/>
        </w:rPr>
        <w:t>‐</w:t>
      </w:r>
      <w:r w:rsidRPr="00F93453">
        <w:rPr>
          <w:rFonts w:asciiTheme="minorBidi" w:hAnsiTheme="minorBidi"/>
          <w:sz w:val="24"/>
          <w:szCs w:val="24"/>
        </w:rPr>
        <w:t>resolution using conditional generative adversarial network." IET Image Processing 13.14 (2019): 2673-2679.</w:t>
      </w:r>
      <w:r w:rsidRPr="00F93453">
        <w:rPr>
          <w:rFonts w:asciiTheme="minorBidi" w:hAnsiTheme="minorBidi"/>
          <w:sz w:val="24"/>
          <w:szCs w:val="24"/>
          <w:rtl/>
        </w:rPr>
        <w:t>‏</w:t>
      </w:r>
    </w:p>
    <w:p w14:paraId="652C38B8" w14:textId="6487F6F9" w:rsidR="007E2F3F" w:rsidRPr="007E2F3F" w:rsidRDefault="007E2F3F" w:rsidP="008C7824">
      <w:pPr>
        <w:rPr>
          <w:rFonts w:asciiTheme="minorBidi" w:hAnsiTheme="minorBidi"/>
          <w:sz w:val="24"/>
          <w:szCs w:val="24"/>
        </w:rPr>
      </w:pPr>
      <w:r>
        <w:rPr>
          <w:rFonts w:asciiTheme="minorBidi" w:hAnsiTheme="minorBidi"/>
          <w:sz w:val="24"/>
          <w:szCs w:val="24"/>
          <w:lang w:val="en-US"/>
        </w:rPr>
        <w:lastRenderedPageBreak/>
        <w:t xml:space="preserve">[11] </w:t>
      </w:r>
      <w:r w:rsidRPr="007E2F3F">
        <w:rPr>
          <w:rFonts w:asciiTheme="minorBidi" w:hAnsiTheme="minorBidi"/>
          <w:sz w:val="24"/>
          <w:szCs w:val="24"/>
        </w:rPr>
        <w:t xml:space="preserve">Shi, </w:t>
      </w:r>
      <w:proofErr w:type="spellStart"/>
      <w:r w:rsidRPr="007E2F3F">
        <w:rPr>
          <w:rFonts w:asciiTheme="minorBidi" w:hAnsiTheme="minorBidi"/>
          <w:sz w:val="24"/>
          <w:szCs w:val="24"/>
        </w:rPr>
        <w:t>Wenzhe</w:t>
      </w:r>
      <w:proofErr w:type="spellEnd"/>
      <w:r w:rsidRPr="007E2F3F">
        <w:rPr>
          <w:rFonts w:asciiTheme="minorBidi" w:hAnsiTheme="minorBidi"/>
          <w:sz w:val="24"/>
          <w:szCs w:val="24"/>
        </w:rPr>
        <w:t>, et al. "Real-time single image and video super-resolution using an efficient sub-pixel convolutional neural network." Proceedings of the IEEE conference on computer vision and pattern recognition. 2016.</w:t>
      </w:r>
      <w:r w:rsidRPr="007E2F3F">
        <w:rPr>
          <w:rFonts w:asciiTheme="minorBidi" w:hAnsiTheme="minorBidi"/>
          <w:sz w:val="24"/>
          <w:szCs w:val="24"/>
          <w:rtl/>
        </w:rPr>
        <w:t>‏</w:t>
      </w:r>
    </w:p>
    <w:p w14:paraId="044498E9" w14:textId="51EC6A6B" w:rsidR="008C7824" w:rsidRPr="008C7824" w:rsidRDefault="008C7824" w:rsidP="00E43217">
      <w:pPr>
        <w:rPr>
          <w:rFonts w:asciiTheme="minorBidi" w:hAnsiTheme="minorBidi"/>
          <w:sz w:val="24"/>
          <w:szCs w:val="24"/>
        </w:rPr>
      </w:pPr>
    </w:p>
    <w:p w14:paraId="33B11C24" w14:textId="4CC01712" w:rsidR="00BB4B67" w:rsidRDefault="00EB70F2" w:rsidP="00BB4B67">
      <w:pPr>
        <w:pStyle w:val="NormalWeb"/>
        <w:bidi/>
        <w:spacing w:before="0" w:beforeAutospacing="0" w:after="0" w:afterAutospacing="0"/>
        <w:rPr>
          <w:rFonts w:ascii="Calibri" w:hAnsi="Calibri" w:cs="Calibri"/>
          <w:sz w:val="22"/>
          <w:szCs w:val="22"/>
        </w:rPr>
      </w:pPr>
      <w:r>
        <w:rPr>
          <w:noProof/>
        </w:rPr>
        <w:drawing>
          <wp:inline distT="0" distB="0" distL="0" distR="0" wp14:anchorId="31AB0B99" wp14:editId="78EC0CB8">
            <wp:extent cx="315595" cy="134620"/>
            <wp:effectExtent l="0" t="0" r="0" b="0"/>
            <wp:docPr id="17156786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09E8A9F4" wp14:editId="73D8E6EA">
            <wp:extent cx="220345" cy="161290"/>
            <wp:effectExtent l="0" t="0" r="0" b="0"/>
            <wp:docPr id="1763014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3DCCA00D" wp14:editId="60BA9AA9">
            <wp:extent cx="306070" cy="141605"/>
            <wp:effectExtent l="0" t="0" r="0" b="0"/>
            <wp:docPr id="1394005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6E24E537" wp14:editId="3693E00A">
            <wp:extent cx="315595" cy="134620"/>
            <wp:effectExtent l="0" t="0" r="0" b="0"/>
            <wp:docPr id="7938843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187A6EA9" wp14:editId="5772F74C">
            <wp:extent cx="220345" cy="161290"/>
            <wp:effectExtent l="0" t="0" r="0" b="0"/>
            <wp:docPr id="570682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2BF410A7" wp14:editId="3F8372EA">
            <wp:extent cx="306070" cy="141605"/>
            <wp:effectExtent l="0" t="0" r="0" b="0"/>
            <wp:docPr id="11723146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5EF2B553" wp14:editId="0F6C6735">
            <wp:extent cx="286385" cy="496570"/>
            <wp:effectExtent l="0" t="0" r="0" b="0"/>
            <wp:docPr id="1688231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r>
        <w:rPr>
          <w:noProof/>
        </w:rPr>
        <w:drawing>
          <wp:inline distT="0" distB="0" distL="0" distR="0" wp14:anchorId="202307D9" wp14:editId="11CDD1A1">
            <wp:extent cx="286385" cy="496570"/>
            <wp:effectExtent l="0" t="0" r="0" b="0"/>
            <wp:docPr id="11085440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p>
    <w:p w14:paraId="5D4A5E62" w14:textId="77777777" w:rsidR="00BB4B67" w:rsidRDefault="00BB4B67" w:rsidP="00BB4B67">
      <w:pPr>
        <w:pStyle w:val="NormalWeb"/>
        <w:bidi/>
        <w:spacing w:before="0" w:beforeAutospacing="0" w:after="0" w:afterAutospacing="0"/>
        <w:rPr>
          <w:rFonts w:ascii="Calibri" w:hAnsi="Calibri" w:cs="Calibri"/>
          <w:sz w:val="22"/>
          <w:szCs w:val="22"/>
        </w:rPr>
      </w:pPr>
    </w:p>
    <w:p w14:paraId="4C5E9DAB" w14:textId="2C914D2C" w:rsidR="00D6073B" w:rsidRDefault="00D6073B" w:rsidP="00BB4B67">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lastRenderedPageBreak/>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49" w:history="1">
        <w:r w:rsidR="001F7AE8"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w:t>
      </w:r>
      <w:proofErr w:type="spellStart"/>
      <w:r w:rsidRPr="001F7AE8">
        <w:rPr>
          <w:lang w:val="en-US"/>
        </w:rPr>
        <w:t>gpus</w:t>
      </w:r>
      <w:proofErr w:type="spellEnd"/>
      <w:r w:rsidRPr="001F7AE8">
        <w:rPr>
          <w:lang w:val="en-US"/>
        </w:rPr>
        <w:t xml:space="preserve"> all -it -v /home/ubuntu/</w:t>
      </w:r>
      <w:proofErr w:type="spellStart"/>
      <w:r w:rsidRPr="001F7AE8">
        <w:rPr>
          <w:lang w:val="en-US"/>
        </w:rPr>
        <w:t>srgan</w:t>
      </w:r>
      <w:proofErr w:type="spellEnd"/>
      <w:r w:rsidRPr="001F7AE8">
        <w:rPr>
          <w:lang w:val="en-US"/>
        </w:rPr>
        <w:t>:/</w:t>
      </w:r>
      <w:proofErr w:type="spellStart"/>
      <w:r w:rsidRPr="001F7AE8">
        <w:rPr>
          <w:lang w:val="en-US"/>
        </w:rPr>
        <w:t>tf</w:t>
      </w:r>
      <w:proofErr w:type="spellEnd"/>
      <w:r w:rsidRPr="001F7AE8">
        <w:rPr>
          <w:lang w:val="en-US"/>
        </w:rPr>
        <w:t>/</w:t>
      </w:r>
      <w:proofErr w:type="spellStart"/>
      <w:r w:rsidRPr="001F7AE8">
        <w:rPr>
          <w:lang w:val="en-US"/>
        </w:rPr>
        <w:t>srgan</w:t>
      </w:r>
      <w:proofErr w:type="spellEnd"/>
      <w:r w:rsidRPr="001F7AE8">
        <w:rPr>
          <w:lang w:val="en-US"/>
        </w:rPr>
        <w:t xml:space="preserve"> </w:t>
      </w:r>
      <w:proofErr w:type="spellStart"/>
      <w:r w:rsidRPr="001F7AE8">
        <w:rPr>
          <w:lang w:val="en-US"/>
        </w:rPr>
        <w:t>tensorflow</w:t>
      </w:r>
      <w:proofErr w:type="spellEnd"/>
      <w:r w:rsidRPr="001F7AE8">
        <w:rPr>
          <w:lang w:val="en-US"/>
        </w:rPr>
        <w:t>/</w:t>
      </w:r>
      <w:proofErr w:type="spellStart"/>
      <w:proofErr w:type="gramStart"/>
      <w:r w:rsidRPr="001F7AE8">
        <w:rPr>
          <w:lang w:val="en-US"/>
        </w:rPr>
        <w:t>tensorflow:latest</w:t>
      </w:r>
      <w:proofErr w:type="gramEnd"/>
      <w:r w:rsidRPr="001F7AE8">
        <w:rPr>
          <w:lang w:val="en-US"/>
        </w:rPr>
        <w:t>-gpu</w:t>
      </w:r>
      <w:proofErr w:type="spellEnd"/>
      <w:r w:rsidRPr="001F7AE8">
        <w:rPr>
          <w:lang w:val="en-US"/>
        </w:rPr>
        <w:t xml:space="preserve">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4" w:author="Lior Bomwurzel" w:date="2023-06-13T11:39:00Z"/>
          <w:lang w:val="en-US"/>
        </w:rPr>
      </w:pPr>
      <w:ins w:id="15"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6" w:author="Lior Bomwurzel" w:date="2023-06-13T11:39:00Z">
        <w:r>
          <w:rPr>
            <w:lang w:val="en-US"/>
          </w:rPr>
          <w:instrText>"</w:instrText>
        </w:r>
        <w:r>
          <w:rPr>
            <w:lang w:val="en-US"/>
          </w:rPr>
        </w:r>
        <w:r>
          <w:rPr>
            <w:lang w:val="en-US"/>
          </w:rPr>
          <w:fldChar w:fldCharType="separate"/>
        </w:r>
      </w:ins>
      <w:r w:rsidRPr="006251AF">
        <w:rPr>
          <w:rStyle w:val="Hyperlink"/>
          <w:lang w:val="en-US"/>
        </w:rPr>
        <w:t>https://chat.openai.com/share/a5a4dcc6-837d-4e1d-b077-7c7287f67ba9</w:t>
      </w:r>
      <w:ins w:id="17" w:author="Lior Bomwurzel" w:date="2023-06-13T11:39:00Z">
        <w:r>
          <w:rPr>
            <w:lang w:val="en-US"/>
          </w:rPr>
          <w:fldChar w:fldCharType="end"/>
        </w:r>
      </w:ins>
    </w:p>
    <w:p w14:paraId="0D705468" w14:textId="77777777" w:rsidR="00D04640" w:rsidRDefault="00D04640" w:rsidP="00D04640">
      <w:pPr>
        <w:bidi/>
        <w:rPr>
          <w:ins w:id="18" w:author="Lior Bomwurzel" w:date="2023-06-13T11:39:00Z"/>
          <w:lang w:val="en-US"/>
        </w:rPr>
      </w:pPr>
    </w:p>
    <w:p w14:paraId="1811BD54" w14:textId="77777777" w:rsidR="00D04640" w:rsidRDefault="00D04640" w:rsidP="00D04640">
      <w:pPr>
        <w:bidi/>
        <w:rPr>
          <w:ins w:id="19" w:author="Lior Bomwurzel" w:date="2023-06-13T11:39:00Z"/>
          <w:lang w:val="en-US"/>
        </w:rPr>
      </w:pPr>
    </w:p>
    <w:p w14:paraId="641E2577" w14:textId="59D8E25B" w:rsidR="00D04640" w:rsidRDefault="00D04640" w:rsidP="00D04640">
      <w:pPr>
        <w:bidi/>
        <w:rPr>
          <w:rtl/>
          <w:lang w:val="en-US"/>
        </w:rPr>
      </w:pPr>
    </w:p>
    <w:p w14:paraId="53FED079" w14:textId="77777777" w:rsidR="00496F7D" w:rsidRDefault="00496F7D" w:rsidP="00496F7D">
      <w:pPr>
        <w:bidi/>
        <w:rPr>
          <w:rtl/>
          <w:lang w:val="en-US"/>
        </w:rPr>
      </w:pPr>
    </w:p>
    <w:p w14:paraId="53CE0612" w14:textId="77777777" w:rsidR="00496F7D" w:rsidRDefault="00496F7D" w:rsidP="00496F7D">
      <w:pPr>
        <w:bidi/>
        <w:rPr>
          <w:rtl/>
          <w:lang w:val="en-US"/>
        </w:rPr>
      </w:pPr>
    </w:p>
    <w:p w14:paraId="2088E39A" w14:textId="77777777" w:rsidR="00496F7D" w:rsidRDefault="00496F7D" w:rsidP="00496F7D">
      <w:pPr>
        <w:bidi/>
        <w:rPr>
          <w:rtl/>
          <w:lang w:val="en-US"/>
        </w:rPr>
      </w:pPr>
    </w:p>
    <w:p w14:paraId="402D3618" w14:textId="77777777" w:rsidR="00496F7D" w:rsidRDefault="00496F7D" w:rsidP="00496F7D">
      <w:pPr>
        <w:bidi/>
        <w:rPr>
          <w:rtl/>
          <w:lang w:val="en-US"/>
        </w:rPr>
      </w:pPr>
    </w:p>
    <w:p w14:paraId="6F878E11" w14:textId="77777777" w:rsidR="00496F7D" w:rsidRDefault="00496F7D" w:rsidP="00496F7D">
      <w:pPr>
        <w:bidi/>
        <w:rPr>
          <w:rtl/>
          <w:lang w:val="en-US"/>
        </w:rPr>
      </w:pPr>
    </w:p>
    <w:p w14:paraId="541308E6" w14:textId="77777777" w:rsidR="00496F7D" w:rsidRDefault="00496F7D" w:rsidP="00496F7D">
      <w:pPr>
        <w:bidi/>
        <w:rPr>
          <w:rtl/>
          <w:lang w:val="en-US"/>
        </w:rPr>
      </w:pPr>
    </w:p>
    <w:p w14:paraId="0D44DA2A" w14:textId="77777777" w:rsidR="00496F7D" w:rsidRDefault="00496F7D" w:rsidP="00496F7D">
      <w:pPr>
        <w:bidi/>
        <w:rPr>
          <w:rtl/>
          <w:lang w:val="en-US"/>
        </w:rPr>
      </w:pPr>
    </w:p>
    <w:p w14:paraId="27827C74" w14:textId="77777777" w:rsidR="00496F7D" w:rsidRDefault="00496F7D" w:rsidP="00496F7D">
      <w:pPr>
        <w:bidi/>
        <w:rPr>
          <w:rtl/>
          <w:lang w:val="en-US"/>
        </w:rPr>
      </w:pPr>
    </w:p>
    <w:p w14:paraId="510BF890" w14:textId="77777777" w:rsidR="00496F7D" w:rsidRDefault="00496F7D" w:rsidP="00496F7D">
      <w:pPr>
        <w:bidi/>
        <w:rPr>
          <w:rtl/>
          <w:lang w:val="en-US"/>
        </w:rPr>
      </w:pPr>
    </w:p>
    <w:p w14:paraId="12E7DD89" w14:textId="77777777" w:rsidR="00496F7D" w:rsidRDefault="00496F7D" w:rsidP="00496F7D">
      <w:pPr>
        <w:bidi/>
        <w:rPr>
          <w:rtl/>
          <w:lang w:val="en-US"/>
        </w:rPr>
      </w:pPr>
    </w:p>
    <w:p w14:paraId="4C7C8971" w14:textId="77777777" w:rsidR="00496F7D" w:rsidRDefault="00496F7D" w:rsidP="00496F7D">
      <w:pPr>
        <w:bidi/>
        <w:rPr>
          <w:rtl/>
          <w:lang w:val="en-US"/>
        </w:rPr>
      </w:pPr>
    </w:p>
    <w:p w14:paraId="14BA4B3B" w14:textId="77777777" w:rsidR="00496F7D" w:rsidRDefault="00496F7D" w:rsidP="00496F7D">
      <w:pPr>
        <w:bidi/>
        <w:rPr>
          <w:rtl/>
          <w:lang w:val="en-US"/>
        </w:rPr>
      </w:pPr>
    </w:p>
    <w:p w14:paraId="5B5FABF0" w14:textId="77777777" w:rsidR="00496F7D" w:rsidRDefault="00496F7D" w:rsidP="00496F7D">
      <w:pPr>
        <w:bidi/>
        <w:rPr>
          <w:rtl/>
          <w:lang w:val="en-US"/>
        </w:rPr>
      </w:pPr>
    </w:p>
    <w:p w14:paraId="2F9AB933" w14:textId="77777777" w:rsidR="00496F7D" w:rsidRDefault="00496F7D" w:rsidP="00496F7D">
      <w:pPr>
        <w:bidi/>
        <w:rPr>
          <w:rtl/>
          <w:lang w:val="en-US"/>
        </w:rPr>
      </w:pPr>
    </w:p>
    <w:p w14:paraId="1CF24CFD" w14:textId="77777777" w:rsidR="00496F7D" w:rsidRDefault="00496F7D" w:rsidP="00496F7D">
      <w:pPr>
        <w:bidi/>
        <w:rPr>
          <w:rtl/>
          <w:lang w:val="en-US"/>
        </w:rPr>
      </w:pPr>
    </w:p>
    <w:p w14:paraId="4FF85EB5" w14:textId="77777777" w:rsidR="00496F7D" w:rsidRDefault="00496F7D" w:rsidP="00496F7D">
      <w:pPr>
        <w:bidi/>
        <w:rPr>
          <w:rtl/>
          <w:lang w:val="en-US"/>
        </w:rPr>
      </w:pPr>
    </w:p>
    <w:p w14:paraId="2F57AF4A" w14:textId="77777777" w:rsidR="00496F7D" w:rsidRDefault="00496F7D" w:rsidP="00496F7D">
      <w:pPr>
        <w:bidi/>
        <w:rPr>
          <w:rtl/>
          <w:lang w:val="en-US"/>
        </w:rPr>
      </w:pPr>
    </w:p>
    <w:p w14:paraId="7A1B9B27" w14:textId="77777777" w:rsidR="00496F7D" w:rsidRDefault="00496F7D" w:rsidP="00496F7D">
      <w:pPr>
        <w:bidi/>
        <w:rPr>
          <w:rtl/>
          <w:lang w:val="en-US"/>
        </w:rPr>
      </w:pPr>
    </w:p>
    <w:p w14:paraId="0BB89736" w14:textId="40E5BF1F" w:rsidR="00496F7D" w:rsidRDefault="002B4C0A" w:rsidP="00496F7D">
      <w:pPr>
        <w:bidi/>
        <w:rPr>
          <w:lang w:val="en-US"/>
        </w:rPr>
      </w:pPr>
      <w:r>
        <w:rPr>
          <w:noProof/>
        </w:rPr>
        <w:drawing>
          <wp:inline distT="0" distB="0" distL="0" distR="0" wp14:anchorId="01DF0D5E" wp14:editId="33F7B4F4">
            <wp:extent cx="914400" cy="914400"/>
            <wp:effectExtent l="0" t="0" r="0" b="0"/>
            <wp:docPr id="225977267" name="Picture 193" descr="A close-up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7267" name="Picture 193" descr="A close-up of a person smiling&#10;&#10;Description automatically generated with medium confide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A16AEDD" w14:textId="641A20FF" w:rsidR="002B4C0A" w:rsidRDefault="002B4C0A" w:rsidP="002B4C0A">
      <w:pPr>
        <w:bidi/>
        <w:rPr>
          <w:rtl/>
          <w:lang w:val="en-US"/>
        </w:rPr>
      </w:pPr>
      <w:r>
        <w:rPr>
          <w:noProof/>
        </w:rPr>
        <w:drawing>
          <wp:inline distT="0" distB="0" distL="0" distR="0" wp14:anchorId="74570255" wp14:editId="42D442F9">
            <wp:extent cx="914400" cy="914400"/>
            <wp:effectExtent l="0" t="0" r="0" b="0"/>
            <wp:docPr id="603914136" name="Picture 194" descr="A picture containing person, smile, human face, bl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14136" name="Picture 194" descr="A picture containing person, smile, human face, blond&#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A8BCB04" w14:textId="04552C7D" w:rsidR="00496F7D" w:rsidRDefault="002B4C0A" w:rsidP="00496F7D">
      <w:pPr>
        <w:bidi/>
        <w:rPr>
          <w:rtl/>
          <w:lang w:val="en-US"/>
        </w:rPr>
      </w:pPr>
      <w:r>
        <w:rPr>
          <w:noProof/>
        </w:rPr>
        <w:drawing>
          <wp:inline distT="0" distB="0" distL="0" distR="0" wp14:anchorId="3E056B9B" wp14:editId="6A16B61B">
            <wp:extent cx="914400" cy="914400"/>
            <wp:effectExtent l="0" t="0" r="0" b="0"/>
            <wp:docPr id="651281807" name="Picture 197" descr="A picture containing smile, person, human 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81807" name="Picture 197" descr="A picture containing smile, person, human face, text&#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C8F1CDE" w14:textId="12D72F6F" w:rsidR="00496F7D" w:rsidRDefault="002B4C0A" w:rsidP="00496F7D">
      <w:pPr>
        <w:bidi/>
        <w:rPr>
          <w:lang w:val="en-US"/>
        </w:rPr>
      </w:pPr>
      <w:r>
        <w:rPr>
          <w:noProof/>
        </w:rPr>
        <w:drawing>
          <wp:inline distT="0" distB="0" distL="0" distR="0" wp14:anchorId="666F8913" wp14:editId="46A714D6">
            <wp:extent cx="449580" cy="401955"/>
            <wp:effectExtent l="0" t="0" r="0" b="0"/>
            <wp:docPr id="165155091"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9580" cy="401955"/>
                    </a:xfrm>
                    <a:prstGeom prst="rect">
                      <a:avLst/>
                    </a:prstGeom>
                    <a:noFill/>
                    <a:ln>
                      <a:noFill/>
                    </a:ln>
                  </pic:spPr>
                </pic:pic>
              </a:graphicData>
            </a:graphic>
          </wp:inline>
        </w:drawing>
      </w:r>
    </w:p>
    <w:p w14:paraId="57C0F55B" w14:textId="55175673" w:rsidR="002B4C0A" w:rsidRDefault="002B4C0A" w:rsidP="002B4C0A">
      <w:pPr>
        <w:bidi/>
        <w:rPr>
          <w:lang w:val="en-US"/>
        </w:rPr>
      </w:pPr>
      <w:r>
        <w:rPr>
          <w:noProof/>
        </w:rPr>
        <w:drawing>
          <wp:inline distT="0" distB="0" distL="0" distR="0" wp14:anchorId="73C94CDE" wp14:editId="4C0774C4">
            <wp:extent cx="449580" cy="401955"/>
            <wp:effectExtent l="0" t="0" r="0" b="0"/>
            <wp:docPr id="4297986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49580" cy="401955"/>
                    </a:xfrm>
                    <a:prstGeom prst="rect">
                      <a:avLst/>
                    </a:prstGeom>
                    <a:noFill/>
                    <a:ln>
                      <a:noFill/>
                    </a:ln>
                  </pic:spPr>
                </pic:pic>
              </a:graphicData>
            </a:graphic>
          </wp:inline>
        </w:drawing>
      </w:r>
    </w:p>
    <w:p w14:paraId="5B90CF76" w14:textId="0E7C82D0" w:rsidR="00864147" w:rsidRDefault="00864147" w:rsidP="00864147">
      <w:pPr>
        <w:bidi/>
      </w:pPr>
      <w:r>
        <w:rPr>
          <w:noProof/>
        </w:rPr>
        <w:drawing>
          <wp:inline distT="0" distB="0" distL="0" distR="0" wp14:anchorId="1E85530B" wp14:editId="34E4D295">
            <wp:extent cx="407035" cy="285115"/>
            <wp:effectExtent l="0" t="0" r="0" b="0"/>
            <wp:docPr id="112895932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7035" cy="285115"/>
                    </a:xfrm>
                    <a:prstGeom prst="rect">
                      <a:avLst/>
                    </a:prstGeom>
                    <a:noFill/>
                    <a:ln>
                      <a:noFill/>
                    </a:ln>
                  </pic:spPr>
                </pic:pic>
              </a:graphicData>
            </a:graphic>
          </wp:inline>
        </w:drawing>
      </w:r>
      <w:r w:rsidRPr="00864147">
        <w:t xml:space="preserve"> </w:t>
      </w:r>
      <w:r>
        <w:rPr>
          <w:noProof/>
        </w:rPr>
        <w:drawing>
          <wp:inline distT="0" distB="0" distL="0" distR="0" wp14:anchorId="5AFBFEB5" wp14:editId="122DC53B">
            <wp:extent cx="914400" cy="914400"/>
            <wp:effectExtent l="0" t="0" r="0" b="0"/>
            <wp:docPr id="1248421577"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64147">
        <w:t xml:space="preserve"> </w:t>
      </w:r>
      <w:r>
        <w:rPr>
          <w:noProof/>
        </w:rPr>
        <w:drawing>
          <wp:inline distT="0" distB="0" distL="0" distR="0" wp14:anchorId="1BD767DE" wp14:editId="242DDCCE">
            <wp:extent cx="914400" cy="914400"/>
            <wp:effectExtent l="0" t="0" r="0" b="0"/>
            <wp:docPr id="1748001230" name="Picture 210" descr="A person with grey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1230" name="Picture 210" descr="A person with grey hair&#10;&#10;Description automatically generated with low confidenc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5059B20" w14:textId="199A2D88" w:rsidR="00864147" w:rsidRDefault="00864147" w:rsidP="00864147">
      <w:pPr>
        <w:bidi/>
        <w:rPr>
          <w:lang w:val="en-US"/>
        </w:rPr>
      </w:pPr>
      <w:r>
        <w:rPr>
          <w:noProof/>
        </w:rPr>
        <w:drawing>
          <wp:inline distT="0" distB="0" distL="0" distR="0" wp14:anchorId="75097E51" wp14:editId="0C18419F">
            <wp:extent cx="332740" cy="380365"/>
            <wp:effectExtent l="0" t="0" r="0" b="0"/>
            <wp:docPr id="14915145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2740" cy="380365"/>
                    </a:xfrm>
                    <a:prstGeom prst="rect">
                      <a:avLst/>
                    </a:prstGeom>
                    <a:noFill/>
                    <a:ln>
                      <a:noFill/>
                    </a:ln>
                  </pic:spPr>
                </pic:pic>
              </a:graphicData>
            </a:graphic>
          </wp:inline>
        </w:drawing>
      </w:r>
    </w:p>
    <w:p w14:paraId="3042B6C6" w14:textId="07E0C43E" w:rsidR="00496F7D" w:rsidRDefault="00864147" w:rsidP="00496F7D">
      <w:pPr>
        <w:bidi/>
        <w:rPr>
          <w:lang w:val="en-US"/>
        </w:rPr>
      </w:pPr>
      <w:r>
        <w:rPr>
          <w:noProof/>
        </w:rPr>
        <w:drawing>
          <wp:inline distT="0" distB="0" distL="0" distR="0" wp14:anchorId="1B5F3EBC" wp14:editId="57A8F58B">
            <wp:extent cx="914400" cy="914400"/>
            <wp:effectExtent l="0" t="0" r="0" b="0"/>
            <wp:docPr id="1893251214" name="Picture 204" descr="A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51214" name="Picture 204" descr="A person in a suit&#10;&#10;Description automatically generated with low confiden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13A5435" w14:textId="04ED2584" w:rsidR="00864147" w:rsidRDefault="00864147" w:rsidP="00864147">
      <w:pPr>
        <w:bidi/>
        <w:rPr>
          <w:lang w:val="en-US"/>
        </w:rPr>
      </w:pPr>
      <w:r>
        <w:rPr>
          <w:noProof/>
        </w:rPr>
        <w:drawing>
          <wp:inline distT="0" distB="0" distL="0" distR="0" wp14:anchorId="7710355A" wp14:editId="44EAF606">
            <wp:extent cx="332740" cy="380365"/>
            <wp:effectExtent l="0" t="0" r="0" b="0"/>
            <wp:docPr id="209179913"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2740" cy="380365"/>
                    </a:xfrm>
                    <a:prstGeom prst="rect">
                      <a:avLst/>
                    </a:prstGeom>
                    <a:noFill/>
                    <a:ln>
                      <a:noFill/>
                    </a:ln>
                  </pic:spPr>
                </pic:pic>
              </a:graphicData>
            </a:graphic>
          </wp:inline>
        </w:drawing>
      </w:r>
    </w:p>
    <w:p w14:paraId="5FD88BD5" w14:textId="635C0569" w:rsidR="00864147" w:rsidRDefault="00864147" w:rsidP="00864147">
      <w:pPr>
        <w:bidi/>
        <w:rPr>
          <w:lang w:val="en-US"/>
        </w:rPr>
      </w:pPr>
      <w:r>
        <w:rPr>
          <w:noProof/>
        </w:rPr>
        <w:drawing>
          <wp:inline distT="0" distB="0" distL="0" distR="0" wp14:anchorId="7C4533A4" wp14:editId="31AD6081">
            <wp:extent cx="407035" cy="285115"/>
            <wp:effectExtent l="0" t="0" r="0" b="0"/>
            <wp:docPr id="192494578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7035" cy="285115"/>
                    </a:xfrm>
                    <a:prstGeom prst="rect">
                      <a:avLst/>
                    </a:prstGeom>
                    <a:noFill/>
                    <a:ln>
                      <a:noFill/>
                    </a:ln>
                  </pic:spPr>
                </pic:pic>
              </a:graphicData>
            </a:graphic>
          </wp:inline>
        </w:drawing>
      </w:r>
    </w:p>
    <w:p w14:paraId="14981CE5" w14:textId="69F90FD3" w:rsidR="00864147" w:rsidRDefault="00864147" w:rsidP="00864147">
      <w:pPr>
        <w:bidi/>
        <w:rPr>
          <w:lang w:val="en-US"/>
        </w:rPr>
      </w:pPr>
      <w:r>
        <w:rPr>
          <w:noProof/>
        </w:rPr>
        <w:drawing>
          <wp:inline distT="0" distB="0" distL="0" distR="0" wp14:anchorId="428572BD" wp14:editId="6E4BB8AF">
            <wp:extent cx="914400" cy="914400"/>
            <wp:effectExtent l="0" t="0" r="0" b="0"/>
            <wp:docPr id="1387196552" name="Picture 205" descr="A picture containing human face, person, clothing,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6552" name="Picture 205" descr="A picture containing human face, person, clothing, forehead&#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227B1C2" w14:textId="4970B0C1" w:rsidR="00864147" w:rsidRDefault="00864147" w:rsidP="00864147">
      <w:pPr>
        <w:bidi/>
      </w:pPr>
      <w:r>
        <w:rPr>
          <w:noProof/>
        </w:rPr>
        <w:lastRenderedPageBreak/>
        <w:drawing>
          <wp:inline distT="0" distB="0" distL="0" distR="0" wp14:anchorId="2139A4AC" wp14:editId="01282462">
            <wp:extent cx="407035" cy="285115"/>
            <wp:effectExtent l="0" t="0" r="0" b="0"/>
            <wp:docPr id="2128125728"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7035" cy="285115"/>
                    </a:xfrm>
                    <a:prstGeom prst="rect">
                      <a:avLst/>
                    </a:prstGeom>
                    <a:noFill/>
                    <a:ln>
                      <a:noFill/>
                    </a:ln>
                  </pic:spPr>
                </pic:pic>
              </a:graphicData>
            </a:graphic>
          </wp:inline>
        </w:drawing>
      </w:r>
      <w:r w:rsidR="00447815" w:rsidRPr="00447815">
        <w:t xml:space="preserve"> </w:t>
      </w:r>
      <w:r w:rsidR="00447815">
        <w:rPr>
          <w:noProof/>
        </w:rPr>
        <w:drawing>
          <wp:inline distT="0" distB="0" distL="0" distR="0" wp14:anchorId="32443DB7" wp14:editId="2A5CE958">
            <wp:extent cx="914400" cy="914400"/>
            <wp:effectExtent l="0" t="0" r="0" b="0"/>
            <wp:docPr id="149863220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AF4618F" w14:textId="12D4A68E" w:rsidR="00447815" w:rsidRDefault="00447815" w:rsidP="00447815">
      <w:pPr>
        <w:bidi/>
        <w:rPr>
          <w:lang w:val="en-US"/>
        </w:rPr>
      </w:pPr>
      <w:r>
        <w:rPr>
          <w:noProof/>
        </w:rPr>
        <w:drawing>
          <wp:inline distT="0" distB="0" distL="0" distR="0" wp14:anchorId="69F3CAE8" wp14:editId="334FAE0B">
            <wp:extent cx="678180" cy="342900"/>
            <wp:effectExtent l="0" t="0" r="0" b="0"/>
            <wp:docPr id="108626685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78180" cy="342900"/>
                    </a:xfrm>
                    <a:prstGeom prst="rect">
                      <a:avLst/>
                    </a:prstGeom>
                    <a:noFill/>
                    <a:ln>
                      <a:noFill/>
                    </a:ln>
                  </pic:spPr>
                </pic:pic>
              </a:graphicData>
            </a:graphic>
          </wp:inline>
        </w:drawing>
      </w:r>
    </w:p>
    <w:p w14:paraId="21A3EE34" w14:textId="4568CC2D" w:rsidR="00447815" w:rsidRDefault="00447815" w:rsidP="00447815">
      <w:pPr>
        <w:bidi/>
        <w:rPr>
          <w:lang w:val="en-US"/>
        </w:rPr>
      </w:pPr>
      <w:r>
        <w:rPr>
          <w:noProof/>
        </w:rPr>
        <w:drawing>
          <wp:inline distT="0" distB="0" distL="0" distR="0" wp14:anchorId="006C8713" wp14:editId="19B1647D">
            <wp:extent cx="678180" cy="342900"/>
            <wp:effectExtent l="0" t="0" r="0" b="0"/>
            <wp:docPr id="643027722"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78180" cy="342900"/>
                    </a:xfrm>
                    <a:prstGeom prst="rect">
                      <a:avLst/>
                    </a:prstGeom>
                    <a:noFill/>
                    <a:ln>
                      <a:noFill/>
                    </a:ln>
                  </pic:spPr>
                </pic:pic>
              </a:graphicData>
            </a:graphic>
          </wp:inline>
        </w:drawing>
      </w:r>
    </w:p>
    <w:p w14:paraId="6D6F728B" w14:textId="3EA8EBB5" w:rsidR="00447815" w:rsidRDefault="00447815" w:rsidP="00447815">
      <w:pPr>
        <w:bidi/>
        <w:rPr>
          <w:lang w:val="en-US"/>
        </w:rPr>
      </w:pPr>
      <w:r>
        <w:rPr>
          <w:noProof/>
        </w:rPr>
        <w:drawing>
          <wp:inline distT="0" distB="0" distL="0" distR="0" wp14:anchorId="53629391" wp14:editId="3497CD3A">
            <wp:extent cx="678180" cy="342900"/>
            <wp:effectExtent l="0" t="0" r="0" b="0"/>
            <wp:docPr id="1867887187"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78180" cy="342900"/>
                    </a:xfrm>
                    <a:prstGeom prst="rect">
                      <a:avLst/>
                    </a:prstGeom>
                    <a:noFill/>
                    <a:ln>
                      <a:noFill/>
                    </a:ln>
                  </pic:spPr>
                </pic:pic>
              </a:graphicData>
            </a:graphic>
          </wp:inline>
        </w:drawing>
      </w:r>
    </w:p>
    <w:p w14:paraId="256B0922" w14:textId="43B0FDD0" w:rsidR="00447815" w:rsidRDefault="00447815" w:rsidP="00447815">
      <w:pPr>
        <w:bidi/>
        <w:rPr>
          <w:lang w:val="en-US"/>
        </w:rPr>
      </w:pPr>
      <w:r>
        <w:rPr>
          <w:noProof/>
        </w:rPr>
        <w:drawing>
          <wp:inline distT="0" distB="0" distL="0" distR="0" wp14:anchorId="005A1D45" wp14:editId="62FA9EF5">
            <wp:extent cx="278130" cy="430530"/>
            <wp:effectExtent l="0" t="0" r="0" b="0"/>
            <wp:docPr id="727588767"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8130" cy="430530"/>
                    </a:xfrm>
                    <a:prstGeom prst="rect">
                      <a:avLst/>
                    </a:prstGeom>
                    <a:noFill/>
                    <a:ln>
                      <a:noFill/>
                    </a:ln>
                  </pic:spPr>
                </pic:pic>
              </a:graphicData>
            </a:graphic>
          </wp:inline>
        </w:drawing>
      </w:r>
      <w:r>
        <w:rPr>
          <w:noProof/>
        </w:rPr>
        <w:drawing>
          <wp:inline distT="0" distB="0" distL="0" distR="0" wp14:anchorId="1C219126" wp14:editId="7FE75B1A">
            <wp:extent cx="914400" cy="914400"/>
            <wp:effectExtent l="0" t="0" r="0" b="0"/>
            <wp:docPr id="86370611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ECA114F" wp14:editId="3F538ADC">
            <wp:extent cx="278130" cy="430530"/>
            <wp:effectExtent l="0" t="0" r="0" b="0"/>
            <wp:docPr id="594862392"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8130" cy="430530"/>
                    </a:xfrm>
                    <a:prstGeom prst="rect">
                      <a:avLst/>
                    </a:prstGeom>
                    <a:noFill/>
                    <a:ln>
                      <a:noFill/>
                    </a:ln>
                  </pic:spPr>
                </pic:pic>
              </a:graphicData>
            </a:graphic>
          </wp:inline>
        </w:drawing>
      </w:r>
    </w:p>
    <w:p w14:paraId="14C04C4D" w14:textId="2FA64125" w:rsidR="00447815" w:rsidRDefault="00447815" w:rsidP="00447815">
      <w:pPr>
        <w:bidi/>
        <w:rPr>
          <w:lang w:val="en-US"/>
        </w:rPr>
      </w:pPr>
      <w:r>
        <w:rPr>
          <w:noProof/>
        </w:rPr>
        <w:drawing>
          <wp:inline distT="0" distB="0" distL="0" distR="0" wp14:anchorId="2C05121C" wp14:editId="5F573557">
            <wp:extent cx="278130" cy="430530"/>
            <wp:effectExtent l="0" t="0" r="0" b="0"/>
            <wp:docPr id="1187285565"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8130" cy="430530"/>
                    </a:xfrm>
                    <a:prstGeom prst="rect">
                      <a:avLst/>
                    </a:prstGeom>
                    <a:noFill/>
                    <a:ln>
                      <a:noFill/>
                    </a:ln>
                  </pic:spPr>
                </pic:pic>
              </a:graphicData>
            </a:graphic>
          </wp:inline>
        </w:drawing>
      </w:r>
    </w:p>
    <w:p w14:paraId="4E95C081" w14:textId="32CC46DB" w:rsidR="00447815" w:rsidRDefault="00447815" w:rsidP="00447815">
      <w:pPr>
        <w:bidi/>
        <w:rPr>
          <w:lang w:val="en-US"/>
        </w:rPr>
      </w:pPr>
      <w:r>
        <w:rPr>
          <w:noProof/>
        </w:rPr>
        <w:drawing>
          <wp:inline distT="0" distB="0" distL="0" distR="0" wp14:anchorId="63E29CF2" wp14:editId="44D8233A">
            <wp:extent cx="495300" cy="381000"/>
            <wp:effectExtent l="0" t="0" r="0" b="0"/>
            <wp:docPr id="186905819"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5300" cy="381000"/>
                    </a:xfrm>
                    <a:prstGeom prst="rect">
                      <a:avLst/>
                    </a:prstGeom>
                    <a:noFill/>
                    <a:ln>
                      <a:noFill/>
                    </a:ln>
                  </pic:spPr>
                </pic:pic>
              </a:graphicData>
            </a:graphic>
          </wp:inline>
        </w:drawing>
      </w:r>
      <w:r>
        <w:rPr>
          <w:noProof/>
        </w:rPr>
        <w:drawing>
          <wp:inline distT="0" distB="0" distL="0" distR="0" wp14:anchorId="07ABE1D7" wp14:editId="6DB58F4D">
            <wp:extent cx="914400" cy="914400"/>
            <wp:effectExtent l="0" t="0" r="0" b="0"/>
            <wp:docPr id="1077412634" name="Picture 222" descr="A person with glasses and a blue 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12634" name="Picture 222" descr="A person with glasses and a blue rectangle&#10;&#10;Description automatically generated with low confidenc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803BB3C" wp14:editId="3201C83B">
            <wp:extent cx="495300" cy="381000"/>
            <wp:effectExtent l="0" t="0" r="0" b="0"/>
            <wp:docPr id="1069468226"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95300" cy="381000"/>
                    </a:xfrm>
                    <a:prstGeom prst="rect">
                      <a:avLst/>
                    </a:prstGeom>
                    <a:noFill/>
                    <a:ln>
                      <a:noFill/>
                    </a:ln>
                  </pic:spPr>
                </pic:pic>
              </a:graphicData>
            </a:graphic>
          </wp:inline>
        </w:drawing>
      </w:r>
    </w:p>
    <w:p w14:paraId="2CDB9E9A" w14:textId="3D7BFA80" w:rsidR="00447815" w:rsidRDefault="00447815" w:rsidP="00447815">
      <w:pPr>
        <w:bidi/>
        <w:rPr>
          <w:lang w:val="en-US"/>
        </w:rPr>
      </w:pPr>
      <w:r>
        <w:rPr>
          <w:noProof/>
        </w:rPr>
        <w:drawing>
          <wp:inline distT="0" distB="0" distL="0" distR="0" wp14:anchorId="3CB96092" wp14:editId="280E0900">
            <wp:extent cx="495300" cy="381000"/>
            <wp:effectExtent l="0" t="0" r="0" b="0"/>
            <wp:docPr id="476359799"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95300" cy="381000"/>
                    </a:xfrm>
                    <a:prstGeom prst="rect">
                      <a:avLst/>
                    </a:prstGeom>
                    <a:noFill/>
                    <a:ln>
                      <a:noFill/>
                    </a:ln>
                  </pic:spPr>
                </pic:pic>
              </a:graphicData>
            </a:graphic>
          </wp:inline>
        </w:drawing>
      </w:r>
    </w:p>
    <w:p w14:paraId="6CDF35B1" w14:textId="3ACA9076" w:rsidR="004E3163" w:rsidRDefault="004E3163" w:rsidP="004E3163">
      <w:pPr>
        <w:bidi/>
        <w:rPr>
          <w:lang w:val="en-US"/>
        </w:rPr>
      </w:pPr>
      <w:r>
        <w:rPr>
          <w:noProof/>
        </w:rPr>
        <w:drawing>
          <wp:inline distT="0" distB="0" distL="0" distR="0" wp14:anchorId="2460C022" wp14:editId="063BAF8E">
            <wp:extent cx="373380" cy="411480"/>
            <wp:effectExtent l="0" t="0" r="0" b="0"/>
            <wp:docPr id="75248193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3380" cy="411480"/>
                    </a:xfrm>
                    <a:prstGeom prst="rect">
                      <a:avLst/>
                    </a:prstGeom>
                    <a:noFill/>
                    <a:ln>
                      <a:noFill/>
                    </a:ln>
                  </pic:spPr>
                </pic:pic>
              </a:graphicData>
            </a:graphic>
          </wp:inline>
        </w:drawing>
      </w:r>
      <w:r>
        <w:rPr>
          <w:noProof/>
        </w:rPr>
        <w:drawing>
          <wp:inline distT="0" distB="0" distL="0" distR="0" wp14:anchorId="2EB79964" wp14:editId="7F27941F">
            <wp:extent cx="373380" cy="411480"/>
            <wp:effectExtent l="0" t="0" r="0" b="0"/>
            <wp:docPr id="528705163"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3380" cy="411480"/>
                    </a:xfrm>
                    <a:prstGeom prst="rect">
                      <a:avLst/>
                    </a:prstGeom>
                    <a:noFill/>
                    <a:ln>
                      <a:noFill/>
                    </a:ln>
                  </pic:spPr>
                </pic:pic>
              </a:graphicData>
            </a:graphic>
          </wp:inline>
        </w:drawing>
      </w:r>
      <w:r>
        <w:rPr>
          <w:noProof/>
        </w:rPr>
        <w:drawing>
          <wp:inline distT="0" distB="0" distL="0" distR="0" wp14:anchorId="54845E47" wp14:editId="415B8C1E">
            <wp:extent cx="914400" cy="914400"/>
            <wp:effectExtent l="0" t="0" r="0" b="0"/>
            <wp:docPr id="775126013" name="Picture 226" descr="A picture containing text, person, human fa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26013" name="Picture 226" descr="A picture containing text, person, human face, screensho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521B889" wp14:editId="62BB5485">
            <wp:extent cx="373380" cy="411480"/>
            <wp:effectExtent l="0" t="0" r="0" b="0"/>
            <wp:docPr id="90102201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73380" cy="411480"/>
                    </a:xfrm>
                    <a:prstGeom prst="rect">
                      <a:avLst/>
                    </a:prstGeom>
                    <a:noFill/>
                    <a:ln>
                      <a:noFill/>
                    </a:ln>
                  </pic:spPr>
                </pic:pic>
              </a:graphicData>
            </a:graphic>
          </wp:inline>
        </w:drawing>
      </w:r>
    </w:p>
    <w:p w14:paraId="207D23F1" w14:textId="5CC8E8C4" w:rsidR="004E3163" w:rsidRDefault="004E3163" w:rsidP="004E3163">
      <w:pPr>
        <w:bidi/>
        <w:rPr>
          <w:lang w:val="en-US"/>
        </w:rPr>
      </w:pPr>
      <w:r>
        <w:rPr>
          <w:noProof/>
        </w:rPr>
        <w:drawing>
          <wp:inline distT="0" distB="0" distL="0" distR="0" wp14:anchorId="29256AC4" wp14:editId="54A1C329">
            <wp:extent cx="723900" cy="621030"/>
            <wp:effectExtent l="0" t="0" r="0" b="0"/>
            <wp:docPr id="1265435164" name="Picture 232" descr="A blurry image of a person e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35164" name="Picture 232" descr="A blurry image of a person eating&#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23900" cy="621030"/>
                    </a:xfrm>
                    <a:prstGeom prst="rect">
                      <a:avLst/>
                    </a:prstGeom>
                    <a:noFill/>
                    <a:ln>
                      <a:noFill/>
                    </a:ln>
                  </pic:spPr>
                </pic:pic>
              </a:graphicData>
            </a:graphic>
          </wp:inline>
        </w:drawing>
      </w:r>
      <w:r>
        <w:rPr>
          <w:noProof/>
        </w:rPr>
        <w:drawing>
          <wp:inline distT="0" distB="0" distL="0" distR="0" wp14:anchorId="1B7DA072" wp14:editId="77EA0920">
            <wp:extent cx="723900" cy="621030"/>
            <wp:effectExtent l="0" t="0" r="0" b="0"/>
            <wp:docPr id="1290362244" name="Picture 231" descr="A person eating a chocolate 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2244" name="Picture 231" descr="A person eating a chocolate bar&#10;&#10;Description automatically generated with low confidenc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23900" cy="621030"/>
                    </a:xfrm>
                    <a:prstGeom prst="rect">
                      <a:avLst/>
                    </a:prstGeom>
                    <a:noFill/>
                    <a:ln>
                      <a:noFill/>
                    </a:ln>
                  </pic:spPr>
                </pic:pic>
              </a:graphicData>
            </a:graphic>
          </wp:inline>
        </w:drawing>
      </w:r>
      <w:r>
        <w:rPr>
          <w:noProof/>
        </w:rPr>
        <w:drawing>
          <wp:inline distT="0" distB="0" distL="0" distR="0" wp14:anchorId="3D80F494" wp14:editId="0F32EFE7">
            <wp:extent cx="914400" cy="914400"/>
            <wp:effectExtent l="0" t="0" r="0" b="0"/>
            <wp:docPr id="158082160" name="Picture 230" descr="A person eating a gold med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2160" name="Picture 230" descr="A person eating a gold medal&#10;&#10;Description automatically generated with medium confidenc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733B054" wp14:editId="40826AF0">
            <wp:extent cx="723900" cy="621030"/>
            <wp:effectExtent l="0" t="0" r="0" b="0"/>
            <wp:docPr id="1863004850" name="Picture 229" descr="A picture containing person, human face,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4850" name="Picture 229" descr="A picture containing person, human face, person, clothing&#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23900" cy="621030"/>
                    </a:xfrm>
                    <a:prstGeom prst="rect">
                      <a:avLst/>
                    </a:prstGeom>
                    <a:noFill/>
                    <a:ln>
                      <a:noFill/>
                    </a:ln>
                  </pic:spPr>
                </pic:pic>
              </a:graphicData>
            </a:graphic>
          </wp:inline>
        </w:drawing>
      </w:r>
    </w:p>
    <w:p w14:paraId="027139B7" w14:textId="3E13BC3F" w:rsidR="004E3163" w:rsidRDefault="004E3163" w:rsidP="004E3163">
      <w:pPr>
        <w:bidi/>
        <w:rPr>
          <w:rFonts w:hint="cs"/>
          <w:lang w:val="en-US"/>
        </w:rPr>
      </w:pPr>
      <w:r>
        <w:rPr>
          <w:noProof/>
        </w:rPr>
        <w:drawing>
          <wp:inline distT="0" distB="0" distL="0" distR="0" wp14:anchorId="3784971D" wp14:editId="61DEDEBC">
            <wp:extent cx="621030" cy="304800"/>
            <wp:effectExtent l="0" t="0" r="0" b="0"/>
            <wp:docPr id="1635856952"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21030" cy="304800"/>
                    </a:xfrm>
                    <a:prstGeom prst="rect">
                      <a:avLst/>
                    </a:prstGeom>
                    <a:noFill/>
                    <a:ln>
                      <a:noFill/>
                    </a:ln>
                  </pic:spPr>
                </pic:pic>
              </a:graphicData>
            </a:graphic>
          </wp:inline>
        </w:drawing>
      </w:r>
      <w:r>
        <w:rPr>
          <w:noProof/>
        </w:rPr>
        <w:drawing>
          <wp:inline distT="0" distB="0" distL="0" distR="0" wp14:anchorId="74A616BD" wp14:editId="59AEE117">
            <wp:extent cx="621030" cy="304800"/>
            <wp:effectExtent l="0" t="0" r="0" b="0"/>
            <wp:docPr id="2091112293"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21030" cy="304800"/>
                    </a:xfrm>
                    <a:prstGeom prst="rect">
                      <a:avLst/>
                    </a:prstGeom>
                    <a:noFill/>
                    <a:ln>
                      <a:noFill/>
                    </a:ln>
                  </pic:spPr>
                </pic:pic>
              </a:graphicData>
            </a:graphic>
          </wp:inline>
        </w:drawing>
      </w:r>
      <w:r>
        <w:rPr>
          <w:noProof/>
        </w:rPr>
        <w:drawing>
          <wp:inline distT="0" distB="0" distL="0" distR="0" wp14:anchorId="22C33D62" wp14:editId="4C03F95A">
            <wp:extent cx="621030" cy="304800"/>
            <wp:effectExtent l="0" t="0" r="0" b="0"/>
            <wp:docPr id="3888283"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21030" cy="304800"/>
                    </a:xfrm>
                    <a:prstGeom prst="rect">
                      <a:avLst/>
                    </a:prstGeom>
                    <a:noFill/>
                    <a:ln>
                      <a:noFill/>
                    </a:ln>
                  </pic:spPr>
                </pic:pic>
              </a:graphicData>
            </a:graphic>
          </wp:inline>
        </w:drawing>
      </w:r>
      <w:r>
        <w:rPr>
          <w:noProof/>
        </w:rPr>
        <w:drawing>
          <wp:inline distT="0" distB="0" distL="0" distR="0" wp14:anchorId="3716A1A8" wp14:editId="4A1B3F23">
            <wp:extent cx="914400" cy="914400"/>
            <wp:effectExtent l="0" t="0" r="0" b="0"/>
            <wp:docPr id="1156185061" name="Picture 233"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5061" name="Picture 233" descr="A person with a beard&#10;&#10;Description automatically generated with medium confidenc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232661E" w14:textId="171DD669" w:rsidR="004E3163" w:rsidRDefault="004E3163" w:rsidP="004E3163">
      <w:pPr>
        <w:bidi/>
        <w:rPr>
          <w:lang w:val="en-US"/>
        </w:rPr>
      </w:pPr>
      <w:r w:rsidRPr="004E3163">
        <w:rPr>
          <w:lang w:val="en-US"/>
        </w:rPr>
        <w:lastRenderedPageBreak/>
        <w:t>https://www.researchgate.net/publication/354310355_OptAGAN_Entropy-based_finetuning_on_text_VAE-GAN</w:t>
      </w:r>
    </w:p>
    <w:sectPr w:rsidR="004E31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B8A19" w14:textId="77777777" w:rsidR="005A6DD4" w:rsidRDefault="005A6DD4" w:rsidP="00D06857">
      <w:pPr>
        <w:spacing w:after="0" w:line="240" w:lineRule="auto"/>
      </w:pPr>
      <w:r>
        <w:separator/>
      </w:r>
    </w:p>
  </w:endnote>
  <w:endnote w:type="continuationSeparator" w:id="0">
    <w:p w14:paraId="1F0A21BD" w14:textId="77777777" w:rsidR="005A6DD4" w:rsidRDefault="005A6DD4"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EB8B7" w14:textId="77777777" w:rsidR="005A6DD4" w:rsidRDefault="005A6DD4" w:rsidP="00D06857">
      <w:pPr>
        <w:spacing w:after="0" w:line="240" w:lineRule="auto"/>
      </w:pPr>
      <w:r>
        <w:separator/>
      </w:r>
    </w:p>
  </w:footnote>
  <w:footnote w:type="continuationSeparator" w:id="0">
    <w:p w14:paraId="4C66BD10" w14:textId="77777777" w:rsidR="005A6DD4" w:rsidRDefault="005A6DD4"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1831D0"/>
    <w:multiLevelType w:val="hybridMultilevel"/>
    <w:tmpl w:val="957092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4"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5"/>
  </w:num>
  <w:num w:numId="2" w16cid:durableId="1483735878">
    <w:abstractNumId w:val="0"/>
  </w:num>
  <w:num w:numId="3" w16cid:durableId="485971713">
    <w:abstractNumId w:val="3"/>
  </w:num>
  <w:num w:numId="4" w16cid:durableId="1930312604">
    <w:abstractNumId w:val="4"/>
  </w:num>
  <w:num w:numId="5" w16cid:durableId="37433548">
    <w:abstractNumId w:val="2"/>
  </w:num>
  <w:num w:numId="6" w16cid:durableId="1997544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685D"/>
    <w:rsid w:val="00017A85"/>
    <w:rsid w:val="00021559"/>
    <w:rsid w:val="00025161"/>
    <w:rsid w:val="000314AF"/>
    <w:rsid w:val="0004228C"/>
    <w:rsid w:val="00046C69"/>
    <w:rsid w:val="00055A94"/>
    <w:rsid w:val="00061A81"/>
    <w:rsid w:val="00065F74"/>
    <w:rsid w:val="000667F6"/>
    <w:rsid w:val="000A4984"/>
    <w:rsid w:val="000B36E3"/>
    <w:rsid w:val="000C0065"/>
    <w:rsid w:val="000F0B20"/>
    <w:rsid w:val="000F3383"/>
    <w:rsid w:val="001341EE"/>
    <w:rsid w:val="00146AEA"/>
    <w:rsid w:val="00164FD7"/>
    <w:rsid w:val="00165DD4"/>
    <w:rsid w:val="00174485"/>
    <w:rsid w:val="00183968"/>
    <w:rsid w:val="00183FD9"/>
    <w:rsid w:val="001A5BCA"/>
    <w:rsid w:val="001A6EE2"/>
    <w:rsid w:val="001B30D3"/>
    <w:rsid w:val="001B6D89"/>
    <w:rsid w:val="001D0B05"/>
    <w:rsid w:val="001D14C7"/>
    <w:rsid w:val="001D34AD"/>
    <w:rsid w:val="001D36FB"/>
    <w:rsid w:val="001E3A2A"/>
    <w:rsid w:val="001E3A44"/>
    <w:rsid w:val="001F41F6"/>
    <w:rsid w:val="001F79B5"/>
    <w:rsid w:val="001F7AE8"/>
    <w:rsid w:val="00204120"/>
    <w:rsid w:val="00216D16"/>
    <w:rsid w:val="00220293"/>
    <w:rsid w:val="00220C56"/>
    <w:rsid w:val="00232DB3"/>
    <w:rsid w:val="00245362"/>
    <w:rsid w:val="002471F6"/>
    <w:rsid w:val="002506BF"/>
    <w:rsid w:val="0025684C"/>
    <w:rsid w:val="002603A0"/>
    <w:rsid w:val="00262D97"/>
    <w:rsid w:val="002705F8"/>
    <w:rsid w:val="00273663"/>
    <w:rsid w:val="00291EEB"/>
    <w:rsid w:val="00294542"/>
    <w:rsid w:val="002B07A3"/>
    <w:rsid w:val="002B4C0A"/>
    <w:rsid w:val="002C3733"/>
    <w:rsid w:val="002C5FC9"/>
    <w:rsid w:val="002D5D97"/>
    <w:rsid w:val="002D6A5F"/>
    <w:rsid w:val="002E187E"/>
    <w:rsid w:val="002F1113"/>
    <w:rsid w:val="002F4BD8"/>
    <w:rsid w:val="002F5658"/>
    <w:rsid w:val="0030705F"/>
    <w:rsid w:val="0031050B"/>
    <w:rsid w:val="003246D8"/>
    <w:rsid w:val="00325C72"/>
    <w:rsid w:val="0032745E"/>
    <w:rsid w:val="00342BEE"/>
    <w:rsid w:val="00350742"/>
    <w:rsid w:val="00351320"/>
    <w:rsid w:val="003600EF"/>
    <w:rsid w:val="0036072B"/>
    <w:rsid w:val="00361158"/>
    <w:rsid w:val="0037114E"/>
    <w:rsid w:val="003A6C7A"/>
    <w:rsid w:val="003B1847"/>
    <w:rsid w:val="003D3D0A"/>
    <w:rsid w:val="003E74F2"/>
    <w:rsid w:val="003F1140"/>
    <w:rsid w:val="00405B2D"/>
    <w:rsid w:val="00423DF1"/>
    <w:rsid w:val="0042401A"/>
    <w:rsid w:val="0043264C"/>
    <w:rsid w:val="00434C82"/>
    <w:rsid w:val="00436FD4"/>
    <w:rsid w:val="004429B1"/>
    <w:rsid w:val="00447815"/>
    <w:rsid w:val="00453D5A"/>
    <w:rsid w:val="004546F1"/>
    <w:rsid w:val="00456AE3"/>
    <w:rsid w:val="004705B4"/>
    <w:rsid w:val="0048132B"/>
    <w:rsid w:val="004819C2"/>
    <w:rsid w:val="00486EAB"/>
    <w:rsid w:val="0049054A"/>
    <w:rsid w:val="00496F7D"/>
    <w:rsid w:val="004A2FA9"/>
    <w:rsid w:val="004B5F69"/>
    <w:rsid w:val="004C548C"/>
    <w:rsid w:val="004E3163"/>
    <w:rsid w:val="005275C1"/>
    <w:rsid w:val="005479ED"/>
    <w:rsid w:val="00551847"/>
    <w:rsid w:val="00555AAD"/>
    <w:rsid w:val="005815F8"/>
    <w:rsid w:val="005A6DD4"/>
    <w:rsid w:val="005F4594"/>
    <w:rsid w:val="005F72C1"/>
    <w:rsid w:val="005F7AC5"/>
    <w:rsid w:val="00617439"/>
    <w:rsid w:val="006179FA"/>
    <w:rsid w:val="00633D37"/>
    <w:rsid w:val="006433D6"/>
    <w:rsid w:val="0065712C"/>
    <w:rsid w:val="00660BB0"/>
    <w:rsid w:val="00665F8C"/>
    <w:rsid w:val="0067096A"/>
    <w:rsid w:val="006733D3"/>
    <w:rsid w:val="0067433F"/>
    <w:rsid w:val="00676A6A"/>
    <w:rsid w:val="00677EF5"/>
    <w:rsid w:val="006943D1"/>
    <w:rsid w:val="00694E40"/>
    <w:rsid w:val="006D43C3"/>
    <w:rsid w:val="006F037C"/>
    <w:rsid w:val="006F61B7"/>
    <w:rsid w:val="00714546"/>
    <w:rsid w:val="00720848"/>
    <w:rsid w:val="00725394"/>
    <w:rsid w:val="00734222"/>
    <w:rsid w:val="007407A3"/>
    <w:rsid w:val="0074513C"/>
    <w:rsid w:val="00757237"/>
    <w:rsid w:val="00771D1C"/>
    <w:rsid w:val="00784621"/>
    <w:rsid w:val="007A763B"/>
    <w:rsid w:val="007C5E4E"/>
    <w:rsid w:val="007D3DD5"/>
    <w:rsid w:val="007D64AA"/>
    <w:rsid w:val="007E2F3F"/>
    <w:rsid w:val="0081074A"/>
    <w:rsid w:val="00810D0F"/>
    <w:rsid w:val="00820036"/>
    <w:rsid w:val="00832462"/>
    <w:rsid w:val="008544FB"/>
    <w:rsid w:val="00863A3D"/>
    <w:rsid w:val="00863BAB"/>
    <w:rsid w:val="00864147"/>
    <w:rsid w:val="0088171D"/>
    <w:rsid w:val="00884E4A"/>
    <w:rsid w:val="0088797C"/>
    <w:rsid w:val="008B43A7"/>
    <w:rsid w:val="008C6466"/>
    <w:rsid w:val="008C7824"/>
    <w:rsid w:val="008D5772"/>
    <w:rsid w:val="008E2B9E"/>
    <w:rsid w:val="008F0301"/>
    <w:rsid w:val="00913842"/>
    <w:rsid w:val="0091408A"/>
    <w:rsid w:val="00915577"/>
    <w:rsid w:val="00923C92"/>
    <w:rsid w:val="009337BB"/>
    <w:rsid w:val="00965394"/>
    <w:rsid w:val="009721A9"/>
    <w:rsid w:val="009732CF"/>
    <w:rsid w:val="00997EB6"/>
    <w:rsid w:val="009B6925"/>
    <w:rsid w:val="009B7B8D"/>
    <w:rsid w:val="009C2B42"/>
    <w:rsid w:val="009C3CF1"/>
    <w:rsid w:val="009C5D67"/>
    <w:rsid w:val="009C6263"/>
    <w:rsid w:val="009E0AA8"/>
    <w:rsid w:val="009F2B24"/>
    <w:rsid w:val="009F44C6"/>
    <w:rsid w:val="00A014EE"/>
    <w:rsid w:val="00A12251"/>
    <w:rsid w:val="00A263EA"/>
    <w:rsid w:val="00A60E2E"/>
    <w:rsid w:val="00A74010"/>
    <w:rsid w:val="00A76836"/>
    <w:rsid w:val="00A80FF7"/>
    <w:rsid w:val="00AA0BCE"/>
    <w:rsid w:val="00AA1FA8"/>
    <w:rsid w:val="00AA4A72"/>
    <w:rsid w:val="00AA5A40"/>
    <w:rsid w:val="00AA664D"/>
    <w:rsid w:val="00AA6E67"/>
    <w:rsid w:val="00AC3BC5"/>
    <w:rsid w:val="00AC3FA6"/>
    <w:rsid w:val="00AD660D"/>
    <w:rsid w:val="00AF1CD8"/>
    <w:rsid w:val="00AF4C63"/>
    <w:rsid w:val="00B14C06"/>
    <w:rsid w:val="00B3114A"/>
    <w:rsid w:val="00B343C6"/>
    <w:rsid w:val="00B42B3E"/>
    <w:rsid w:val="00B50622"/>
    <w:rsid w:val="00B639F5"/>
    <w:rsid w:val="00B738E1"/>
    <w:rsid w:val="00B95BD0"/>
    <w:rsid w:val="00BA08F6"/>
    <w:rsid w:val="00BB4B67"/>
    <w:rsid w:val="00BC04FC"/>
    <w:rsid w:val="00BD1DC8"/>
    <w:rsid w:val="00BE2802"/>
    <w:rsid w:val="00BE44F0"/>
    <w:rsid w:val="00BE67D9"/>
    <w:rsid w:val="00BF2299"/>
    <w:rsid w:val="00BF40F8"/>
    <w:rsid w:val="00BF4A8F"/>
    <w:rsid w:val="00C16A0E"/>
    <w:rsid w:val="00C2190E"/>
    <w:rsid w:val="00C327E5"/>
    <w:rsid w:val="00C43D8E"/>
    <w:rsid w:val="00C5095B"/>
    <w:rsid w:val="00C576CF"/>
    <w:rsid w:val="00C71DC2"/>
    <w:rsid w:val="00C76276"/>
    <w:rsid w:val="00C86E3A"/>
    <w:rsid w:val="00C96DDD"/>
    <w:rsid w:val="00CC1EAA"/>
    <w:rsid w:val="00CF003F"/>
    <w:rsid w:val="00D04640"/>
    <w:rsid w:val="00D04CAC"/>
    <w:rsid w:val="00D06857"/>
    <w:rsid w:val="00D07C98"/>
    <w:rsid w:val="00D4338E"/>
    <w:rsid w:val="00D5769A"/>
    <w:rsid w:val="00D57AD0"/>
    <w:rsid w:val="00D6073B"/>
    <w:rsid w:val="00D6788C"/>
    <w:rsid w:val="00D71EF9"/>
    <w:rsid w:val="00D86C0F"/>
    <w:rsid w:val="00D92889"/>
    <w:rsid w:val="00DA136B"/>
    <w:rsid w:val="00DB3952"/>
    <w:rsid w:val="00DB4C77"/>
    <w:rsid w:val="00DC1B72"/>
    <w:rsid w:val="00DD1752"/>
    <w:rsid w:val="00DF5F76"/>
    <w:rsid w:val="00E062B3"/>
    <w:rsid w:val="00E06DC1"/>
    <w:rsid w:val="00E17082"/>
    <w:rsid w:val="00E20909"/>
    <w:rsid w:val="00E261BE"/>
    <w:rsid w:val="00E43217"/>
    <w:rsid w:val="00E44906"/>
    <w:rsid w:val="00E45B6D"/>
    <w:rsid w:val="00E6176E"/>
    <w:rsid w:val="00E67789"/>
    <w:rsid w:val="00E67A38"/>
    <w:rsid w:val="00E67E45"/>
    <w:rsid w:val="00E872B7"/>
    <w:rsid w:val="00E918DE"/>
    <w:rsid w:val="00E92C57"/>
    <w:rsid w:val="00E9784F"/>
    <w:rsid w:val="00EB70F2"/>
    <w:rsid w:val="00EB72CF"/>
    <w:rsid w:val="00EC5119"/>
    <w:rsid w:val="00EE3C93"/>
    <w:rsid w:val="00EE6A68"/>
    <w:rsid w:val="00EE6C2B"/>
    <w:rsid w:val="00F045B8"/>
    <w:rsid w:val="00F045E3"/>
    <w:rsid w:val="00F104B5"/>
    <w:rsid w:val="00F23AC0"/>
    <w:rsid w:val="00F456AA"/>
    <w:rsid w:val="00F47599"/>
    <w:rsid w:val="00F47EEA"/>
    <w:rsid w:val="00F51337"/>
    <w:rsid w:val="00F53510"/>
    <w:rsid w:val="00F554E2"/>
    <w:rsid w:val="00F60F0A"/>
    <w:rsid w:val="00F63150"/>
    <w:rsid w:val="00F64D61"/>
    <w:rsid w:val="00F70562"/>
    <w:rsid w:val="00F738A3"/>
    <w:rsid w:val="00F73EFC"/>
    <w:rsid w:val="00F80F76"/>
    <w:rsid w:val="00F8777F"/>
    <w:rsid w:val="00F93453"/>
    <w:rsid w:val="00F95B2A"/>
    <w:rsid w:val="00F97F5A"/>
    <w:rsid w:val="00FB1177"/>
    <w:rsid w:val="00FB1F76"/>
    <w:rsid w:val="00FB6770"/>
    <w:rsid w:val="00FB6D40"/>
    <w:rsid w:val="00FD16FB"/>
    <w:rsid w:val="00FD1B52"/>
    <w:rsid w:val="00FD2081"/>
    <w:rsid w:val="00FD67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998195843">
      <w:bodyDiv w:val="1"/>
      <w:marLeft w:val="0"/>
      <w:marRight w:val="0"/>
      <w:marTop w:val="0"/>
      <w:marBottom w:val="0"/>
      <w:divBdr>
        <w:top w:val="none" w:sz="0" w:space="0" w:color="auto"/>
        <w:left w:val="none" w:sz="0" w:space="0" w:color="auto"/>
        <w:bottom w:val="none" w:sz="0" w:space="0" w:color="auto"/>
        <w:right w:val="none" w:sz="0" w:space="0" w:color="auto"/>
      </w:divBdr>
      <w:divsChild>
        <w:div w:id="690182515">
          <w:marLeft w:val="0"/>
          <w:marRight w:val="0"/>
          <w:marTop w:val="0"/>
          <w:marBottom w:val="0"/>
          <w:divBdr>
            <w:top w:val="none" w:sz="0" w:space="0" w:color="auto"/>
            <w:left w:val="none" w:sz="0" w:space="0" w:color="auto"/>
            <w:bottom w:val="none" w:sz="0" w:space="0" w:color="auto"/>
            <w:right w:val="none" w:sz="0" w:space="0" w:color="auto"/>
          </w:divBdr>
        </w:div>
      </w:divsChild>
    </w:div>
    <w:div w:id="1040790165">
      <w:bodyDiv w:val="1"/>
      <w:marLeft w:val="0"/>
      <w:marRight w:val="0"/>
      <w:marTop w:val="0"/>
      <w:marBottom w:val="0"/>
      <w:divBdr>
        <w:top w:val="none" w:sz="0" w:space="0" w:color="auto"/>
        <w:left w:val="none" w:sz="0" w:space="0" w:color="auto"/>
        <w:bottom w:val="none" w:sz="0" w:space="0" w:color="auto"/>
        <w:right w:val="none" w:sz="0" w:space="0" w:color="auto"/>
      </w:divBdr>
      <w:divsChild>
        <w:div w:id="1277829069">
          <w:marLeft w:val="0"/>
          <w:marRight w:val="0"/>
          <w:marTop w:val="0"/>
          <w:marBottom w:val="0"/>
          <w:divBdr>
            <w:top w:val="none" w:sz="0" w:space="0" w:color="auto"/>
            <w:left w:val="none" w:sz="0" w:space="0" w:color="auto"/>
            <w:bottom w:val="none" w:sz="0" w:space="0" w:color="auto"/>
            <w:right w:val="none" w:sz="0" w:space="0" w:color="auto"/>
          </w:divBdr>
        </w:div>
      </w:divsChild>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 w:id="2111394641">
      <w:bodyDiv w:val="1"/>
      <w:marLeft w:val="0"/>
      <w:marRight w:val="0"/>
      <w:marTop w:val="0"/>
      <w:marBottom w:val="0"/>
      <w:divBdr>
        <w:top w:val="none" w:sz="0" w:space="0" w:color="auto"/>
        <w:left w:val="none" w:sz="0" w:space="0" w:color="auto"/>
        <w:bottom w:val="none" w:sz="0" w:space="0" w:color="auto"/>
        <w:right w:val="none" w:sz="0" w:space="0" w:color="auto"/>
      </w:divBdr>
      <w:divsChild>
        <w:div w:id="451105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1.png"/><Relationship Id="rId170" Type="http://schemas.openxmlformats.org/officeDocument/2006/relationships/image" Target="media/image16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yperlink" Target="https://ietresearch.onlinelibrary.wiley.com/doi/full/10.1049/iet-ipr.2018.6570" TargetMode="External"/><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3.png"/><Relationship Id="rId172" Type="http://schemas.openxmlformats.org/officeDocument/2006/relationships/image" Target="media/image16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5.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6.png"/><Relationship Id="rId169" Type="http://schemas.openxmlformats.org/officeDocument/2006/relationships/image" Target="media/image161.png"/><Relationship Id="rId18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7.png"/><Relationship Id="rId186"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8.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8.png"/><Relationship Id="rId177"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14527</TotalTime>
  <Pages>31</Pages>
  <Words>5120</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164</cp:revision>
  <dcterms:created xsi:type="dcterms:W3CDTF">2023-05-13T12:08:00Z</dcterms:created>
  <dcterms:modified xsi:type="dcterms:W3CDTF">2023-07-02T07:17:00Z</dcterms:modified>
</cp:coreProperties>
</file>