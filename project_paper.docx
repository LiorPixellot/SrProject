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896C" w14:textId="77777777" w:rsidR="00E9784F" w:rsidRDefault="00E9784F" w:rsidP="00E9784F">
      <w:pPr>
        <w:bidi/>
        <w:rPr>
          <w:lang w:val="en-US"/>
        </w:rPr>
      </w:pPr>
    </w:p>
    <w:p w14:paraId="7FB63B07" w14:textId="77777777" w:rsidR="00E9784F" w:rsidRDefault="00E9784F" w:rsidP="00E9784F">
      <w:pPr>
        <w:bidi/>
        <w:rPr>
          <w:lang w:val="en-US"/>
        </w:rPr>
      </w:pPr>
    </w:p>
    <w:p w14:paraId="570E7E65" w14:textId="77777777" w:rsidR="00E9784F" w:rsidRDefault="00E9784F" w:rsidP="00E9784F">
      <w:pPr>
        <w:bidi/>
        <w:rPr>
          <w:lang w:val="en-US"/>
        </w:rPr>
      </w:pPr>
    </w:p>
    <w:p w14:paraId="260E2796" w14:textId="77777777" w:rsidR="00923C92" w:rsidRDefault="00923C92" w:rsidP="00923C92">
      <w:pPr>
        <w:bidi/>
        <w:jc w:val="center"/>
      </w:pPr>
      <w:bookmarkStart w:id="0" w:name="_Hlk116149175"/>
      <w:bookmarkEnd w:id="0"/>
      <w:r>
        <w:rPr>
          <w:b/>
          <w:bCs/>
          <w:sz w:val="28"/>
          <w:szCs w:val="28"/>
          <w:rtl/>
        </w:rPr>
        <w:t>האוניברסיטה הפתוחה</w:t>
      </w:r>
    </w:p>
    <w:p w14:paraId="08115C0B" w14:textId="77777777" w:rsidR="00923C92" w:rsidRDefault="00923C92" w:rsidP="00923C92">
      <w:pPr>
        <w:bidi/>
        <w:jc w:val="center"/>
        <w:rPr>
          <w:b/>
          <w:bCs/>
          <w:sz w:val="28"/>
          <w:szCs w:val="28"/>
          <w:rtl/>
        </w:rPr>
      </w:pPr>
      <w:r>
        <w:rPr>
          <w:b/>
          <w:bCs/>
          <w:sz w:val="28"/>
          <w:szCs w:val="28"/>
          <w:rtl/>
        </w:rPr>
        <w:t>המחלקה למתמטיקה ולמדעי המחשב</w:t>
      </w:r>
    </w:p>
    <w:p w14:paraId="1D04CE77" w14:textId="77777777" w:rsidR="00923C92" w:rsidRDefault="00923C92" w:rsidP="00923C92">
      <w:pPr>
        <w:bidi/>
        <w:rPr>
          <w:sz w:val="24"/>
          <w:szCs w:val="24"/>
          <w:rtl/>
        </w:rPr>
      </w:pPr>
    </w:p>
    <w:p w14:paraId="5C71751C" w14:textId="77777777" w:rsidR="00923C92" w:rsidRDefault="00923C92" w:rsidP="00923C92">
      <w:pPr>
        <w:bidi/>
        <w:rPr>
          <w:rtl/>
        </w:rPr>
      </w:pPr>
    </w:p>
    <w:p w14:paraId="07A690C3" w14:textId="77777777" w:rsidR="00923C92" w:rsidRDefault="00923C92" w:rsidP="00923C92">
      <w:pPr>
        <w:bidi/>
        <w:rPr>
          <w:rtl/>
        </w:rPr>
      </w:pPr>
    </w:p>
    <w:p w14:paraId="1C0C374C" w14:textId="12596328" w:rsidR="00923C92" w:rsidRPr="00923C92" w:rsidRDefault="00923C92" w:rsidP="00923C92">
      <w:pPr>
        <w:bidi/>
        <w:spacing w:line="360" w:lineRule="auto"/>
        <w:jc w:val="center"/>
        <w:rPr>
          <w:rFonts w:asciiTheme="minorBidi" w:hAnsiTheme="minorBidi"/>
          <w:b/>
          <w:bCs/>
          <w:sz w:val="48"/>
          <w:szCs w:val="48"/>
          <w:rtl/>
          <w:lang w:val="en-US"/>
        </w:rPr>
      </w:pPr>
      <w:r>
        <w:rPr>
          <w:rFonts w:asciiTheme="minorBidi" w:hAnsiTheme="minorBidi" w:hint="cs"/>
          <w:b/>
          <w:bCs/>
          <w:sz w:val="48"/>
          <w:szCs w:val="48"/>
          <w:rtl/>
          <w:lang w:val="en-US"/>
        </w:rPr>
        <w:t xml:space="preserve">שיפור רזולוציה של תמונות בעזרת רשתות </w:t>
      </w:r>
      <w:r>
        <w:rPr>
          <w:rFonts w:asciiTheme="minorBidi" w:hAnsiTheme="minorBidi" w:hint="cs"/>
          <w:b/>
          <w:bCs/>
          <w:sz w:val="48"/>
          <w:szCs w:val="48"/>
          <w:lang w:val="en-US"/>
        </w:rPr>
        <w:t xml:space="preserve">GAN </w:t>
      </w:r>
    </w:p>
    <w:p w14:paraId="1BB229C4" w14:textId="77777777" w:rsidR="00923C92" w:rsidRPr="00923C92" w:rsidRDefault="00923C92" w:rsidP="00923C92">
      <w:pPr>
        <w:bidi/>
        <w:rPr>
          <w:sz w:val="24"/>
          <w:szCs w:val="24"/>
          <w:rtl/>
        </w:rPr>
      </w:pPr>
    </w:p>
    <w:p w14:paraId="1CF8FECD" w14:textId="77777777" w:rsidR="00923C92" w:rsidRDefault="00923C92" w:rsidP="00923C92">
      <w:pPr>
        <w:bidi/>
        <w:rPr>
          <w:rtl/>
        </w:rPr>
      </w:pPr>
    </w:p>
    <w:p w14:paraId="1753B39A" w14:textId="77777777" w:rsidR="00923C92" w:rsidRDefault="00923C92" w:rsidP="00923C92">
      <w:pPr>
        <w:bidi/>
        <w:rPr>
          <w:rtl/>
        </w:rPr>
      </w:pPr>
    </w:p>
    <w:p w14:paraId="011DC61C" w14:textId="6F70E6A2" w:rsidR="00923C92" w:rsidRDefault="00923C92" w:rsidP="00923C92">
      <w:pPr>
        <w:bidi/>
        <w:jc w:val="center"/>
        <w:rPr>
          <w:sz w:val="28"/>
          <w:szCs w:val="28"/>
          <w:rtl/>
        </w:rPr>
      </w:pPr>
      <w:r>
        <w:rPr>
          <w:rFonts w:hint="cs"/>
          <w:sz w:val="28"/>
          <w:szCs w:val="28"/>
          <w:rtl/>
        </w:rPr>
        <w:t>פרויקט גמר זה הוגש</w:t>
      </w:r>
      <w:r>
        <w:rPr>
          <w:sz w:val="28"/>
          <w:szCs w:val="28"/>
          <w:rtl/>
        </w:rPr>
        <w:t xml:space="preserve"> כחלק מהדרישות לקבלת תואר</w:t>
      </w:r>
    </w:p>
    <w:p w14:paraId="6E45C542" w14:textId="77777777" w:rsidR="00923C92" w:rsidRDefault="00923C92" w:rsidP="00923C92">
      <w:pPr>
        <w:bidi/>
        <w:jc w:val="center"/>
        <w:rPr>
          <w:sz w:val="28"/>
          <w:szCs w:val="28"/>
          <w:rtl/>
        </w:rPr>
      </w:pPr>
      <w:r>
        <w:rPr>
          <w:sz w:val="28"/>
          <w:szCs w:val="28"/>
          <w:rtl/>
        </w:rPr>
        <w:t xml:space="preserve">"מוסמך למדעים" </w:t>
      </w:r>
      <w:r>
        <w:rPr>
          <w:sz w:val="28"/>
          <w:szCs w:val="28"/>
        </w:rPr>
        <w:t>M.Sc.</w:t>
      </w:r>
      <w:r>
        <w:rPr>
          <w:sz w:val="28"/>
          <w:szCs w:val="28"/>
          <w:rtl/>
        </w:rPr>
        <w:t xml:space="preserve"> במדעי המחשב</w:t>
      </w:r>
    </w:p>
    <w:p w14:paraId="05AD71D0" w14:textId="77777777" w:rsidR="00923C92" w:rsidRDefault="00923C92" w:rsidP="00923C92">
      <w:pPr>
        <w:bidi/>
        <w:jc w:val="center"/>
        <w:rPr>
          <w:sz w:val="28"/>
          <w:szCs w:val="28"/>
          <w:rtl/>
        </w:rPr>
      </w:pPr>
      <w:r>
        <w:rPr>
          <w:sz w:val="28"/>
          <w:szCs w:val="28"/>
          <w:rtl/>
        </w:rPr>
        <w:t>באוניברסיטה הפתוחה</w:t>
      </w:r>
    </w:p>
    <w:p w14:paraId="69F3E8BD" w14:textId="77777777" w:rsidR="00923C92" w:rsidRDefault="00923C92" w:rsidP="00923C92">
      <w:pPr>
        <w:bidi/>
        <w:jc w:val="center"/>
        <w:rPr>
          <w:sz w:val="28"/>
          <w:szCs w:val="28"/>
          <w:rtl/>
        </w:rPr>
      </w:pPr>
      <w:r>
        <w:rPr>
          <w:sz w:val="28"/>
          <w:szCs w:val="28"/>
          <w:rtl/>
        </w:rPr>
        <w:t>המחלקה למתמטיקה ולמדעי המחשב</w:t>
      </w:r>
    </w:p>
    <w:p w14:paraId="4D3492FF" w14:textId="77777777" w:rsidR="00923C92" w:rsidRDefault="00923C92" w:rsidP="00923C92">
      <w:pPr>
        <w:bidi/>
        <w:rPr>
          <w:sz w:val="24"/>
          <w:szCs w:val="24"/>
          <w:rtl/>
        </w:rPr>
      </w:pPr>
    </w:p>
    <w:p w14:paraId="74F80F89" w14:textId="77777777" w:rsidR="00923C92" w:rsidRDefault="00923C92" w:rsidP="00923C92">
      <w:pPr>
        <w:bidi/>
        <w:rPr>
          <w:rtl/>
        </w:rPr>
      </w:pPr>
    </w:p>
    <w:p w14:paraId="6B78DEDF" w14:textId="77777777" w:rsidR="00923C92" w:rsidRDefault="00923C92" w:rsidP="00923C92">
      <w:pPr>
        <w:bidi/>
        <w:rPr>
          <w:rtl/>
        </w:rPr>
      </w:pPr>
    </w:p>
    <w:p w14:paraId="170B04A1" w14:textId="77777777" w:rsidR="00923C92" w:rsidRDefault="00923C92" w:rsidP="00923C92">
      <w:pPr>
        <w:bidi/>
        <w:rPr>
          <w:rtl/>
        </w:rPr>
      </w:pPr>
    </w:p>
    <w:p w14:paraId="1CBD5275" w14:textId="77777777" w:rsidR="00923C92" w:rsidRDefault="00923C92" w:rsidP="00923C92">
      <w:pPr>
        <w:bidi/>
        <w:jc w:val="center"/>
        <w:rPr>
          <w:rtl/>
        </w:rPr>
      </w:pPr>
      <w:r>
        <w:rPr>
          <w:rtl/>
        </w:rPr>
        <w:t>על-ידי</w:t>
      </w:r>
    </w:p>
    <w:p w14:paraId="26110E4C" w14:textId="77777777" w:rsidR="00923C92" w:rsidRDefault="00923C92" w:rsidP="00923C92">
      <w:pPr>
        <w:bidi/>
        <w:jc w:val="center"/>
        <w:rPr>
          <w:b/>
          <w:bCs/>
          <w:sz w:val="28"/>
          <w:szCs w:val="28"/>
          <w:rtl/>
        </w:rPr>
      </w:pPr>
      <w:r>
        <w:rPr>
          <w:rFonts w:hint="cs"/>
          <w:b/>
          <w:bCs/>
          <w:sz w:val="28"/>
          <w:szCs w:val="28"/>
          <w:rtl/>
        </w:rPr>
        <w:t>ליאור בומוורצל</w:t>
      </w:r>
    </w:p>
    <w:p w14:paraId="775E517F" w14:textId="77777777" w:rsidR="00923C92" w:rsidRDefault="00923C92" w:rsidP="00923C92">
      <w:pPr>
        <w:bidi/>
        <w:rPr>
          <w:sz w:val="24"/>
          <w:szCs w:val="24"/>
          <w:rtl/>
        </w:rPr>
      </w:pPr>
    </w:p>
    <w:p w14:paraId="786977CF" w14:textId="77777777" w:rsidR="00923C92" w:rsidRDefault="00923C92" w:rsidP="00923C92">
      <w:pPr>
        <w:bidi/>
        <w:rPr>
          <w:rtl/>
        </w:rPr>
      </w:pPr>
    </w:p>
    <w:p w14:paraId="01263804" w14:textId="77777777" w:rsidR="00923C92" w:rsidRDefault="00923C92" w:rsidP="00923C92">
      <w:pPr>
        <w:bidi/>
        <w:rPr>
          <w:rtl/>
        </w:rPr>
      </w:pPr>
    </w:p>
    <w:p w14:paraId="323F8FA7" w14:textId="6CBFE5F7" w:rsidR="00923C92" w:rsidRPr="00A5195E" w:rsidRDefault="00923C92" w:rsidP="00923C92">
      <w:pPr>
        <w:bidi/>
        <w:jc w:val="center"/>
        <w:rPr>
          <w:sz w:val="28"/>
          <w:szCs w:val="28"/>
          <w:rtl/>
        </w:rPr>
      </w:pPr>
      <w:r>
        <w:rPr>
          <w:rFonts w:hint="cs"/>
          <w:sz w:val="28"/>
          <w:szCs w:val="28"/>
          <w:rtl/>
        </w:rPr>
        <w:t>הפרויקט</w:t>
      </w:r>
      <w:r w:rsidRPr="00A5195E">
        <w:rPr>
          <w:rFonts w:hint="cs"/>
          <w:sz w:val="28"/>
          <w:szCs w:val="28"/>
          <w:rtl/>
        </w:rPr>
        <w:t xml:space="preserve"> הוכ</w:t>
      </w:r>
      <w:r>
        <w:rPr>
          <w:rFonts w:hint="cs"/>
          <w:sz w:val="28"/>
          <w:szCs w:val="28"/>
          <w:rtl/>
        </w:rPr>
        <w:t>ן</w:t>
      </w:r>
      <w:r w:rsidRPr="00A5195E">
        <w:rPr>
          <w:rFonts w:hint="cs"/>
          <w:sz w:val="28"/>
          <w:szCs w:val="28"/>
          <w:rtl/>
        </w:rPr>
        <w:t xml:space="preserve"> בהדכרתה של ד"ר מיריי אביגל</w:t>
      </w:r>
    </w:p>
    <w:p w14:paraId="4B76B4DD" w14:textId="77777777" w:rsidR="00923C92" w:rsidRDefault="00923C92" w:rsidP="00923C92">
      <w:pPr>
        <w:bidi/>
        <w:jc w:val="center"/>
        <w:rPr>
          <w:rtl/>
        </w:rPr>
      </w:pPr>
      <w:r w:rsidRPr="00A5195E">
        <w:rPr>
          <w:rFonts w:cs="Arial"/>
          <w:rtl/>
        </w:rPr>
        <w:t>פברואר</w:t>
      </w:r>
      <w:r>
        <w:rPr>
          <w:rFonts w:cs="Arial" w:hint="cs"/>
          <w:rtl/>
        </w:rPr>
        <w:t xml:space="preserve">  </w:t>
      </w:r>
      <w:r>
        <w:rPr>
          <w:rFonts w:hint="cs"/>
          <w:rtl/>
        </w:rPr>
        <w:t>2023</w:t>
      </w:r>
    </w:p>
    <w:p w14:paraId="160BB8BF" w14:textId="77777777" w:rsidR="00025161" w:rsidRDefault="00025161" w:rsidP="00025161">
      <w:pPr>
        <w:pStyle w:val="Heading1"/>
        <w:bidi/>
        <w:rPr>
          <w:rtl/>
        </w:rPr>
      </w:pPr>
      <w:bookmarkStart w:id="1" w:name="_Toc137559861"/>
      <w:r>
        <w:rPr>
          <w:rFonts w:hint="cs"/>
          <w:rtl/>
        </w:rPr>
        <w:lastRenderedPageBreak/>
        <w:t>תקציר</w:t>
      </w:r>
      <w:bookmarkEnd w:id="1"/>
    </w:p>
    <w:p w14:paraId="40B85540" w14:textId="1745B889" w:rsidR="000F0B20" w:rsidRDefault="00F47599" w:rsidP="000F0B20">
      <w:pPr>
        <w:bidi/>
        <w:spacing w:line="360" w:lineRule="auto"/>
        <w:jc w:val="both"/>
        <w:rPr>
          <w:rFonts w:asciiTheme="minorBidi" w:hAnsiTheme="minorBidi"/>
          <w:sz w:val="24"/>
          <w:szCs w:val="24"/>
          <w:rtl/>
        </w:rPr>
      </w:pPr>
      <w:r w:rsidRPr="00F47599">
        <w:rPr>
          <w:rFonts w:asciiTheme="minorBidi" w:hAnsiTheme="minorBidi" w:cs="Arial"/>
          <w:sz w:val="24"/>
          <w:szCs w:val="24"/>
          <w:rtl/>
        </w:rPr>
        <w:t xml:space="preserve">הגדלת רזולוציית התמונה משמעה </w:t>
      </w:r>
      <w:r>
        <w:rPr>
          <w:rFonts w:asciiTheme="minorBidi" w:hAnsiTheme="minorBidi" w:cs="Arial" w:hint="cs"/>
          <w:sz w:val="24"/>
          <w:szCs w:val="24"/>
          <w:rtl/>
        </w:rPr>
        <w:t>הפיכת ה</w:t>
      </w:r>
      <w:r w:rsidRPr="00F47599">
        <w:rPr>
          <w:rFonts w:asciiTheme="minorBidi" w:hAnsiTheme="minorBidi" w:cs="Arial"/>
          <w:sz w:val="24"/>
          <w:szCs w:val="24"/>
          <w:rtl/>
        </w:rPr>
        <w:t xml:space="preserve">תמונה </w:t>
      </w:r>
      <w:r>
        <w:rPr>
          <w:rFonts w:asciiTheme="minorBidi" w:hAnsiTheme="minorBidi" w:cs="Arial" w:hint="cs"/>
          <w:sz w:val="24"/>
          <w:szCs w:val="24"/>
          <w:rtl/>
        </w:rPr>
        <w:t>ל</w:t>
      </w:r>
      <w:r w:rsidRPr="00F47599">
        <w:rPr>
          <w:rFonts w:asciiTheme="minorBidi" w:hAnsiTheme="minorBidi" w:cs="Arial"/>
          <w:sz w:val="24"/>
          <w:szCs w:val="24"/>
          <w:rtl/>
        </w:rPr>
        <w:t>חדה וברורה יותר</w:t>
      </w:r>
      <w:r>
        <w:rPr>
          <w:rFonts w:asciiTheme="minorBidi" w:hAnsiTheme="minorBidi" w:cs="Arial" w:hint="cs"/>
          <w:sz w:val="24"/>
          <w:szCs w:val="24"/>
          <w:rtl/>
        </w:rPr>
        <w:t>,</w:t>
      </w:r>
      <w:r w:rsidRPr="00F47599">
        <w:rPr>
          <w:rFonts w:asciiTheme="minorBidi" w:hAnsiTheme="minorBidi" w:cs="Arial"/>
          <w:sz w:val="24"/>
          <w:szCs w:val="24"/>
          <w:rtl/>
        </w:rPr>
        <w:t xml:space="preserve"> על ידי הוספת פיקסלים נוספים לתמונה. בפרויקטים כאלה, אלגוריתמים המבוססים על רשתות יריבות זוכים לפופולריות רבה כיוון שהם מייצרים תמונות שנראות אמיתיות וחדות.</w:t>
      </w:r>
      <w:r>
        <w:rPr>
          <w:rFonts w:asciiTheme="minorBidi" w:hAnsiTheme="minorBidi" w:cs="Arial" w:hint="cs"/>
          <w:sz w:val="24"/>
          <w:szCs w:val="24"/>
          <w:rtl/>
        </w:rPr>
        <w:t xml:space="preserve"> </w:t>
      </w:r>
      <w:r w:rsidRPr="00F47599">
        <w:rPr>
          <w:rFonts w:asciiTheme="minorBidi" w:hAnsiTheme="minorBidi" w:cs="Arial"/>
          <w:sz w:val="24"/>
          <w:szCs w:val="24"/>
          <w:rtl/>
        </w:rPr>
        <w:t>בשלב האימון, האלגוריתמים מתאמנים על מאגרים רבים של תמונות ברזולוציה גבוהה ולומדים את התכונות והטקסטורות השוליות המאפיינות את העולם האמיתי. במהלך שלב ההפעלה, האלגוריתמים משחזרים את הטקסטורות הללו ומשלימים את המידע הנדרש בהתאם לדרישות המשתמש. כך נוצרת תמונה ברזולוציה גבוהה יותר ובאיכות טובה יותר.</w:t>
      </w:r>
      <w:r w:rsidR="000F0B20">
        <w:rPr>
          <w:rFonts w:asciiTheme="minorBidi" w:hAnsiTheme="minorBidi" w:cs="Arial" w:hint="cs"/>
          <w:sz w:val="24"/>
          <w:szCs w:val="24"/>
          <w:rtl/>
        </w:rPr>
        <w:t xml:space="preserve"> </w:t>
      </w:r>
      <w:r w:rsidR="000F0B20" w:rsidRPr="00377B2C">
        <w:rPr>
          <w:rFonts w:asciiTheme="minorBidi" w:hAnsiTheme="minorBidi"/>
          <w:sz w:val="24"/>
          <w:szCs w:val="24"/>
          <w:rtl/>
        </w:rPr>
        <w:t>אלגורתמים המשתמשים</w:t>
      </w:r>
      <w:r w:rsidR="000F0B20">
        <w:rPr>
          <w:rFonts w:asciiTheme="minorBidi" w:hAnsiTheme="minorBidi" w:hint="cs"/>
          <w:sz w:val="24"/>
          <w:szCs w:val="24"/>
          <w:rtl/>
        </w:rPr>
        <w:t xml:space="preserve"> בארכיטקטורה של </w:t>
      </w:r>
      <w:r w:rsidR="000F0B20" w:rsidRPr="00377B2C">
        <w:rPr>
          <w:rFonts w:asciiTheme="minorBidi" w:hAnsiTheme="minorBidi"/>
          <w:sz w:val="24"/>
          <w:szCs w:val="24"/>
          <w:rtl/>
        </w:rPr>
        <w:t xml:space="preserve">רשתות </w:t>
      </w:r>
      <w:r w:rsidR="000F0B20">
        <w:rPr>
          <w:rFonts w:asciiTheme="minorBidi" w:hAnsiTheme="minorBidi" w:hint="cs"/>
          <w:sz w:val="24"/>
          <w:szCs w:val="24"/>
          <w:rtl/>
        </w:rPr>
        <w:t>יריבות,</w:t>
      </w:r>
      <w:r w:rsidR="000F0B20"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sidR="000F0B20">
        <w:rPr>
          <w:rFonts w:asciiTheme="minorBidi" w:hAnsiTheme="minorBidi" w:hint="cs"/>
          <w:sz w:val="24"/>
          <w:szCs w:val="24"/>
          <w:rtl/>
        </w:rPr>
        <w:t>, הסיבה לכך היא שהאלגוריתמים מתמקדים בשיפור איכות התמונה על חשבון דיוק השחזור</w:t>
      </w:r>
      <w:r w:rsidR="000F0B20" w:rsidRPr="00377B2C">
        <w:rPr>
          <w:rFonts w:asciiTheme="minorBidi" w:hAnsiTheme="minorBidi"/>
          <w:sz w:val="24"/>
          <w:szCs w:val="24"/>
          <w:rtl/>
        </w:rPr>
        <w:t>.</w:t>
      </w:r>
      <w:r w:rsidR="000F0B20">
        <w:rPr>
          <w:rFonts w:asciiTheme="minorBidi" w:hAnsiTheme="minorBidi" w:hint="cs"/>
          <w:sz w:val="24"/>
          <w:szCs w:val="24"/>
        </w:rPr>
        <w:t xml:space="preserve"> </w:t>
      </w:r>
    </w:p>
    <w:p w14:paraId="456FCF69" w14:textId="77777777" w:rsidR="0037114E" w:rsidRDefault="0037114E" w:rsidP="0037114E">
      <w:pPr>
        <w:bidi/>
        <w:spacing w:line="360" w:lineRule="auto"/>
        <w:jc w:val="both"/>
        <w:rPr>
          <w:rFonts w:asciiTheme="minorBidi" w:hAnsiTheme="minorBidi"/>
          <w:sz w:val="24"/>
          <w:szCs w:val="24"/>
          <w:rtl/>
        </w:rPr>
      </w:pPr>
    </w:p>
    <w:p w14:paraId="6C7FFE0C" w14:textId="77777777" w:rsidR="004546F1" w:rsidRDefault="004546F1" w:rsidP="004546F1">
      <w:pPr>
        <w:bidi/>
        <w:spacing w:line="360" w:lineRule="auto"/>
        <w:jc w:val="both"/>
        <w:rPr>
          <w:rFonts w:asciiTheme="minorBidi" w:hAnsiTheme="minorBidi"/>
          <w:sz w:val="24"/>
          <w:szCs w:val="24"/>
        </w:rPr>
      </w:pPr>
    </w:p>
    <w:p w14:paraId="1A58D291" w14:textId="77777777" w:rsidR="00923C92" w:rsidRDefault="00923C92" w:rsidP="00923C92">
      <w:pPr>
        <w:bidi/>
        <w:rPr>
          <w:lang w:val="en-US"/>
        </w:rPr>
      </w:pPr>
    </w:p>
    <w:p w14:paraId="07F3D0B3" w14:textId="77777777" w:rsidR="00923C92" w:rsidRDefault="00923C92" w:rsidP="00923C92">
      <w:pPr>
        <w:bidi/>
        <w:rPr>
          <w:lang w:val="en-US"/>
        </w:rPr>
      </w:pPr>
    </w:p>
    <w:p w14:paraId="4655596A" w14:textId="77777777" w:rsidR="00923C92" w:rsidRDefault="00923C92" w:rsidP="00923C92">
      <w:pPr>
        <w:bidi/>
        <w:rPr>
          <w:lang w:val="en-US"/>
        </w:rPr>
      </w:pPr>
    </w:p>
    <w:p w14:paraId="59BA658E" w14:textId="77777777" w:rsidR="00923C92" w:rsidRDefault="00923C92" w:rsidP="00923C92">
      <w:pPr>
        <w:bidi/>
        <w:rPr>
          <w:lang w:val="en-US"/>
        </w:rPr>
      </w:pPr>
    </w:p>
    <w:p w14:paraId="76920062" w14:textId="77777777" w:rsidR="00923C92" w:rsidRDefault="00923C92" w:rsidP="00923C92">
      <w:pPr>
        <w:bidi/>
        <w:rPr>
          <w:lang w:val="en-US"/>
        </w:rPr>
      </w:pPr>
    </w:p>
    <w:p w14:paraId="6F49EC72" w14:textId="77777777" w:rsidR="00923C92" w:rsidRDefault="00923C92" w:rsidP="00923C92">
      <w:pPr>
        <w:bidi/>
        <w:rPr>
          <w:lang w:val="en-US"/>
        </w:rPr>
      </w:pPr>
    </w:p>
    <w:p w14:paraId="2A0C5D3D" w14:textId="77777777" w:rsidR="00660BB0" w:rsidRDefault="00660BB0" w:rsidP="00660BB0">
      <w:pPr>
        <w:bidi/>
        <w:rPr>
          <w:lang w:val="en-US"/>
        </w:rPr>
      </w:pPr>
    </w:p>
    <w:p w14:paraId="3A9559C5" w14:textId="77777777" w:rsidR="00660BB0" w:rsidRDefault="00660BB0" w:rsidP="00660BB0">
      <w:pPr>
        <w:bidi/>
        <w:rPr>
          <w:lang w:val="en-US"/>
        </w:rPr>
      </w:pPr>
    </w:p>
    <w:p w14:paraId="6D7BA0FA" w14:textId="77777777" w:rsidR="00660BB0" w:rsidRDefault="00660BB0" w:rsidP="00660BB0">
      <w:pPr>
        <w:bidi/>
        <w:rPr>
          <w:lang w:val="en-US"/>
        </w:rPr>
      </w:pPr>
    </w:p>
    <w:p w14:paraId="11246235" w14:textId="77777777" w:rsidR="00660BB0" w:rsidRDefault="00660BB0" w:rsidP="00660BB0">
      <w:pPr>
        <w:bidi/>
        <w:rPr>
          <w:lang w:val="en-US"/>
        </w:rPr>
      </w:pPr>
    </w:p>
    <w:p w14:paraId="7524587C" w14:textId="77777777" w:rsidR="00660BB0" w:rsidRDefault="00660BB0" w:rsidP="00660BB0">
      <w:pPr>
        <w:bidi/>
        <w:rPr>
          <w:lang w:val="en-US"/>
        </w:rPr>
      </w:pPr>
    </w:p>
    <w:p w14:paraId="1D177773" w14:textId="77777777" w:rsidR="00660BB0" w:rsidRDefault="00660BB0" w:rsidP="00660BB0">
      <w:pPr>
        <w:bidi/>
        <w:rPr>
          <w:lang w:val="en-US"/>
        </w:rPr>
      </w:pPr>
    </w:p>
    <w:p w14:paraId="5B5E5E46" w14:textId="77777777" w:rsidR="00660BB0" w:rsidRDefault="00660BB0" w:rsidP="00660BB0">
      <w:pPr>
        <w:bidi/>
        <w:rPr>
          <w:lang w:val="en-US"/>
        </w:rPr>
      </w:pPr>
    </w:p>
    <w:p w14:paraId="751BE4AC" w14:textId="77777777" w:rsidR="00660BB0" w:rsidRDefault="00660BB0" w:rsidP="00660BB0">
      <w:pPr>
        <w:bidi/>
        <w:rPr>
          <w:lang w:val="en-US"/>
        </w:rPr>
      </w:pPr>
    </w:p>
    <w:p w14:paraId="60A73A93" w14:textId="77777777" w:rsidR="00660BB0" w:rsidRDefault="00660BB0" w:rsidP="00660BB0">
      <w:pPr>
        <w:bidi/>
        <w:rPr>
          <w:lang w:val="en-US"/>
        </w:rPr>
      </w:pPr>
    </w:p>
    <w:p w14:paraId="4770D337" w14:textId="77777777" w:rsidR="00660BB0" w:rsidRDefault="00660BB0" w:rsidP="00660BB0">
      <w:pPr>
        <w:bidi/>
        <w:rPr>
          <w:lang w:val="en-US"/>
        </w:rPr>
      </w:pPr>
    </w:p>
    <w:p w14:paraId="6462A709" w14:textId="77777777" w:rsidR="00660BB0" w:rsidRDefault="00660BB0" w:rsidP="00660BB0">
      <w:pPr>
        <w:bidi/>
        <w:rPr>
          <w:lang w:val="en-US"/>
        </w:rPr>
      </w:pPr>
    </w:p>
    <w:p w14:paraId="375A4159" w14:textId="77777777" w:rsidR="001E3A2A" w:rsidRDefault="001E3A2A" w:rsidP="001E3A2A">
      <w:pPr>
        <w:bidi/>
        <w:rPr>
          <w:lang w:val="en-US"/>
        </w:rPr>
      </w:pPr>
    </w:p>
    <w:p w14:paraId="47AA6077" w14:textId="77777777" w:rsidR="00923C92" w:rsidRDefault="00923C92" w:rsidP="00923C92">
      <w:pPr>
        <w:bidi/>
        <w:rPr>
          <w:lang w:val="en-US"/>
        </w:rPr>
      </w:pPr>
    </w:p>
    <w:sdt>
      <w:sdtPr>
        <w:rPr>
          <w:rtl/>
        </w:rPr>
        <w:id w:val="1991356125"/>
        <w:docPartObj>
          <w:docPartGallery w:val="Table of Contents"/>
          <w:docPartUnique/>
        </w:docPartObj>
      </w:sdtPr>
      <w:sdtEndPr>
        <w:rPr>
          <w:rFonts w:asciiTheme="minorHAnsi" w:eastAsiaTheme="minorHAnsi" w:hAnsiTheme="minorHAnsi" w:cstheme="minorBidi"/>
          <w:b/>
          <w:bCs/>
          <w:noProof/>
          <w:color w:val="auto"/>
          <w:sz w:val="22"/>
          <w:szCs w:val="22"/>
          <w:lang w:val="en-IL" w:bidi="he-IL"/>
        </w:rPr>
      </w:sdtEndPr>
      <w:sdtContent>
        <w:p w14:paraId="003274E7" w14:textId="5BA8FFF5" w:rsidR="00660BB0" w:rsidRDefault="00660BB0" w:rsidP="00660BB0">
          <w:pPr>
            <w:pStyle w:val="TOCHeading"/>
            <w:bidi/>
            <w:rPr>
              <w:rFonts w:hint="cs"/>
              <w:lang w:bidi="he-IL"/>
            </w:rPr>
          </w:pPr>
          <w:r>
            <w:rPr>
              <w:rFonts w:hint="cs"/>
              <w:rtl/>
              <w:lang w:bidi="he-IL"/>
            </w:rPr>
            <w:t>תוכן עניינים</w:t>
          </w:r>
        </w:p>
        <w:p w14:paraId="74BF72EF" w14:textId="05EF13E2" w:rsidR="00660BB0" w:rsidRDefault="00660BB0">
          <w:pPr>
            <w:pStyle w:val="TOC1"/>
            <w:rPr>
              <w:rFonts w:eastAsiaTheme="minorEastAsia"/>
              <w:noProof/>
              <w:kern w:val="2"/>
              <w:lang w:val="en-IL" w:eastAsia="en-IL"/>
              <w14:ligatures w14:val="standardContextual"/>
            </w:rPr>
          </w:pPr>
          <w:r>
            <w:fldChar w:fldCharType="begin"/>
          </w:r>
          <w:r>
            <w:instrText xml:space="preserve"> TOC \o "1-3" \h \z \u </w:instrText>
          </w:r>
          <w:r>
            <w:fldChar w:fldCharType="separate"/>
          </w:r>
          <w:hyperlink w:anchor="_Toc137559861" w:history="1">
            <w:r w:rsidRPr="00420A15">
              <w:rPr>
                <w:rStyle w:val="Hyperlink"/>
                <w:noProof/>
                <w:rtl/>
              </w:rPr>
              <w:t>תקציר</w:t>
            </w:r>
            <w:r>
              <w:rPr>
                <w:noProof/>
                <w:webHidden/>
              </w:rPr>
              <w:tab/>
            </w:r>
            <w:r>
              <w:rPr>
                <w:noProof/>
                <w:webHidden/>
              </w:rPr>
              <w:fldChar w:fldCharType="begin"/>
            </w:r>
            <w:r>
              <w:rPr>
                <w:noProof/>
                <w:webHidden/>
              </w:rPr>
              <w:instrText xml:space="preserve"> PAGEREF _Toc137559861 \h </w:instrText>
            </w:r>
            <w:r>
              <w:rPr>
                <w:noProof/>
                <w:webHidden/>
              </w:rPr>
            </w:r>
            <w:r>
              <w:rPr>
                <w:noProof/>
                <w:webHidden/>
              </w:rPr>
              <w:fldChar w:fldCharType="separate"/>
            </w:r>
            <w:r>
              <w:rPr>
                <w:noProof/>
                <w:webHidden/>
              </w:rPr>
              <w:t>2</w:t>
            </w:r>
            <w:r>
              <w:rPr>
                <w:noProof/>
                <w:webHidden/>
              </w:rPr>
              <w:fldChar w:fldCharType="end"/>
            </w:r>
          </w:hyperlink>
        </w:p>
        <w:p w14:paraId="6FA921FF" w14:textId="0E3A0540" w:rsidR="00660BB0" w:rsidRDefault="00660BB0">
          <w:pPr>
            <w:pStyle w:val="TOC2"/>
            <w:tabs>
              <w:tab w:val="right" w:leader="dot" w:pos="9016"/>
            </w:tabs>
            <w:rPr>
              <w:rFonts w:eastAsiaTheme="minorEastAsia"/>
              <w:noProof/>
              <w:kern w:val="2"/>
              <w:lang w:val="en-IL" w:eastAsia="en-IL"/>
              <w14:ligatures w14:val="standardContextual"/>
            </w:rPr>
          </w:pPr>
          <w:hyperlink w:anchor="_Toc137559862" w:history="1">
            <w:r w:rsidRPr="00420A15">
              <w:rPr>
                <w:rStyle w:val="Hyperlink"/>
                <w:noProof/>
                <w:rtl/>
              </w:rPr>
              <w:t>מבוא</w:t>
            </w:r>
            <w:r>
              <w:rPr>
                <w:noProof/>
                <w:webHidden/>
              </w:rPr>
              <w:tab/>
            </w:r>
            <w:r>
              <w:rPr>
                <w:noProof/>
                <w:webHidden/>
              </w:rPr>
              <w:fldChar w:fldCharType="begin"/>
            </w:r>
            <w:r>
              <w:rPr>
                <w:noProof/>
                <w:webHidden/>
              </w:rPr>
              <w:instrText xml:space="preserve"> PAGEREF _Toc137559862 \h </w:instrText>
            </w:r>
            <w:r>
              <w:rPr>
                <w:noProof/>
                <w:webHidden/>
              </w:rPr>
            </w:r>
            <w:r>
              <w:rPr>
                <w:noProof/>
                <w:webHidden/>
              </w:rPr>
              <w:fldChar w:fldCharType="separate"/>
            </w:r>
            <w:r>
              <w:rPr>
                <w:noProof/>
                <w:webHidden/>
              </w:rPr>
              <w:t>4</w:t>
            </w:r>
            <w:r>
              <w:rPr>
                <w:noProof/>
                <w:webHidden/>
              </w:rPr>
              <w:fldChar w:fldCharType="end"/>
            </w:r>
          </w:hyperlink>
        </w:p>
        <w:p w14:paraId="468A387C" w14:textId="269BF7B9" w:rsidR="00660BB0" w:rsidRDefault="00660BB0">
          <w:pPr>
            <w:pStyle w:val="TOC2"/>
            <w:tabs>
              <w:tab w:val="right" w:leader="dot" w:pos="9016"/>
            </w:tabs>
            <w:rPr>
              <w:rFonts w:eastAsiaTheme="minorEastAsia"/>
              <w:noProof/>
              <w:kern w:val="2"/>
              <w:lang w:val="en-IL" w:eastAsia="en-IL"/>
              <w14:ligatures w14:val="standardContextual"/>
            </w:rPr>
          </w:pPr>
          <w:hyperlink w:anchor="_Toc137559863" w:history="1">
            <w:r w:rsidRPr="00420A15">
              <w:rPr>
                <w:rStyle w:val="Hyperlink"/>
                <w:noProof/>
                <w:rtl/>
              </w:rPr>
              <w:t>סביבת העבודה</w:t>
            </w:r>
            <w:r>
              <w:rPr>
                <w:noProof/>
                <w:webHidden/>
              </w:rPr>
              <w:tab/>
            </w:r>
            <w:r>
              <w:rPr>
                <w:noProof/>
                <w:webHidden/>
              </w:rPr>
              <w:fldChar w:fldCharType="begin"/>
            </w:r>
            <w:r>
              <w:rPr>
                <w:noProof/>
                <w:webHidden/>
              </w:rPr>
              <w:instrText xml:space="preserve"> PAGEREF _Toc137559863 \h </w:instrText>
            </w:r>
            <w:r>
              <w:rPr>
                <w:noProof/>
                <w:webHidden/>
              </w:rPr>
            </w:r>
            <w:r>
              <w:rPr>
                <w:noProof/>
                <w:webHidden/>
              </w:rPr>
              <w:fldChar w:fldCharType="separate"/>
            </w:r>
            <w:r>
              <w:rPr>
                <w:noProof/>
                <w:webHidden/>
              </w:rPr>
              <w:t>5</w:t>
            </w:r>
            <w:r>
              <w:rPr>
                <w:noProof/>
                <w:webHidden/>
              </w:rPr>
              <w:fldChar w:fldCharType="end"/>
            </w:r>
          </w:hyperlink>
        </w:p>
        <w:p w14:paraId="3FA5C8D6" w14:textId="58286832" w:rsidR="00660BB0" w:rsidRDefault="00660BB0">
          <w:pPr>
            <w:pStyle w:val="TOC2"/>
            <w:tabs>
              <w:tab w:val="right" w:leader="dot" w:pos="9016"/>
            </w:tabs>
            <w:rPr>
              <w:rFonts w:eastAsiaTheme="minorEastAsia"/>
              <w:noProof/>
              <w:kern w:val="2"/>
              <w:lang w:val="en-IL" w:eastAsia="en-IL"/>
              <w14:ligatures w14:val="standardContextual"/>
            </w:rPr>
          </w:pPr>
          <w:hyperlink w:anchor="_Toc137559864" w:history="1">
            <w:r w:rsidRPr="00420A15">
              <w:rPr>
                <w:rStyle w:val="Hyperlink"/>
                <w:noProof/>
                <w:rtl/>
              </w:rPr>
              <w:t>ייצור הדאטה</w:t>
            </w:r>
            <w:r>
              <w:rPr>
                <w:noProof/>
                <w:webHidden/>
              </w:rPr>
              <w:tab/>
            </w:r>
            <w:r>
              <w:rPr>
                <w:noProof/>
                <w:webHidden/>
              </w:rPr>
              <w:fldChar w:fldCharType="begin"/>
            </w:r>
            <w:r>
              <w:rPr>
                <w:noProof/>
                <w:webHidden/>
              </w:rPr>
              <w:instrText xml:space="preserve"> PAGEREF _Toc137559864 \h </w:instrText>
            </w:r>
            <w:r>
              <w:rPr>
                <w:noProof/>
                <w:webHidden/>
              </w:rPr>
            </w:r>
            <w:r>
              <w:rPr>
                <w:noProof/>
                <w:webHidden/>
              </w:rPr>
              <w:fldChar w:fldCharType="separate"/>
            </w:r>
            <w:r>
              <w:rPr>
                <w:noProof/>
                <w:webHidden/>
              </w:rPr>
              <w:t>5</w:t>
            </w:r>
            <w:r>
              <w:rPr>
                <w:noProof/>
                <w:webHidden/>
              </w:rPr>
              <w:fldChar w:fldCharType="end"/>
            </w:r>
          </w:hyperlink>
        </w:p>
        <w:p w14:paraId="561680C6" w14:textId="24487525" w:rsidR="00660BB0" w:rsidRDefault="00660BB0">
          <w:pPr>
            <w:pStyle w:val="TOC2"/>
            <w:tabs>
              <w:tab w:val="right" w:leader="dot" w:pos="9016"/>
            </w:tabs>
            <w:rPr>
              <w:rFonts w:eastAsiaTheme="minorEastAsia"/>
              <w:noProof/>
              <w:kern w:val="2"/>
              <w:lang w:val="en-IL" w:eastAsia="en-IL"/>
              <w14:ligatures w14:val="standardContextual"/>
            </w:rPr>
          </w:pPr>
          <w:hyperlink w:anchor="_Toc137559865" w:history="1">
            <w:r w:rsidRPr="00420A15">
              <w:rPr>
                <w:rStyle w:val="Hyperlink"/>
                <w:noProof/>
                <w:rtl/>
              </w:rPr>
              <w:t>הסבר על אופן מדידה והשוואה בין הארכיטקטורות.</w:t>
            </w:r>
            <w:r>
              <w:rPr>
                <w:noProof/>
                <w:webHidden/>
              </w:rPr>
              <w:tab/>
            </w:r>
            <w:r>
              <w:rPr>
                <w:noProof/>
                <w:webHidden/>
              </w:rPr>
              <w:fldChar w:fldCharType="begin"/>
            </w:r>
            <w:r>
              <w:rPr>
                <w:noProof/>
                <w:webHidden/>
              </w:rPr>
              <w:instrText xml:space="preserve"> PAGEREF _Toc137559865 \h </w:instrText>
            </w:r>
            <w:r>
              <w:rPr>
                <w:noProof/>
                <w:webHidden/>
              </w:rPr>
            </w:r>
            <w:r>
              <w:rPr>
                <w:noProof/>
                <w:webHidden/>
              </w:rPr>
              <w:fldChar w:fldCharType="separate"/>
            </w:r>
            <w:r>
              <w:rPr>
                <w:noProof/>
                <w:webHidden/>
              </w:rPr>
              <w:t>6</w:t>
            </w:r>
            <w:r>
              <w:rPr>
                <w:noProof/>
                <w:webHidden/>
              </w:rPr>
              <w:fldChar w:fldCharType="end"/>
            </w:r>
          </w:hyperlink>
        </w:p>
        <w:p w14:paraId="38570D43" w14:textId="51919AC4" w:rsidR="00660BB0" w:rsidRDefault="00660BB0">
          <w:pPr>
            <w:pStyle w:val="TOC2"/>
            <w:tabs>
              <w:tab w:val="right" w:leader="dot" w:pos="9016"/>
            </w:tabs>
            <w:rPr>
              <w:rFonts w:eastAsiaTheme="minorEastAsia"/>
              <w:noProof/>
              <w:kern w:val="2"/>
              <w:lang w:val="en-IL" w:eastAsia="en-IL"/>
              <w14:ligatures w14:val="standardContextual"/>
            </w:rPr>
          </w:pPr>
          <w:hyperlink w:anchor="_Toc137559866" w:history="1">
            <w:r w:rsidRPr="00420A15">
              <w:rPr>
                <w:rStyle w:val="Hyperlink"/>
                <w:noProof/>
              </w:rPr>
              <w:t>SRRESNET</w:t>
            </w:r>
            <w:r>
              <w:rPr>
                <w:noProof/>
                <w:webHidden/>
              </w:rPr>
              <w:tab/>
            </w:r>
            <w:r>
              <w:rPr>
                <w:noProof/>
                <w:webHidden/>
              </w:rPr>
              <w:fldChar w:fldCharType="begin"/>
            </w:r>
            <w:r>
              <w:rPr>
                <w:noProof/>
                <w:webHidden/>
              </w:rPr>
              <w:instrText xml:space="preserve"> PAGEREF _Toc137559866 \h </w:instrText>
            </w:r>
            <w:r>
              <w:rPr>
                <w:noProof/>
                <w:webHidden/>
              </w:rPr>
            </w:r>
            <w:r>
              <w:rPr>
                <w:noProof/>
                <w:webHidden/>
              </w:rPr>
              <w:fldChar w:fldCharType="separate"/>
            </w:r>
            <w:r>
              <w:rPr>
                <w:noProof/>
                <w:webHidden/>
              </w:rPr>
              <w:t>8</w:t>
            </w:r>
            <w:r>
              <w:rPr>
                <w:noProof/>
                <w:webHidden/>
              </w:rPr>
              <w:fldChar w:fldCharType="end"/>
            </w:r>
          </w:hyperlink>
        </w:p>
        <w:p w14:paraId="7EA49B4D" w14:textId="6050593B" w:rsidR="00660BB0" w:rsidRDefault="00660BB0">
          <w:pPr>
            <w:pStyle w:val="TOC2"/>
            <w:tabs>
              <w:tab w:val="right" w:leader="dot" w:pos="9016"/>
            </w:tabs>
            <w:rPr>
              <w:rFonts w:eastAsiaTheme="minorEastAsia"/>
              <w:noProof/>
              <w:kern w:val="2"/>
              <w:lang w:val="en-IL" w:eastAsia="en-IL"/>
              <w14:ligatures w14:val="standardContextual"/>
            </w:rPr>
          </w:pPr>
          <w:hyperlink w:anchor="_Toc137559867" w:history="1">
            <w:r w:rsidRPr="00420A15">
              <w:rPr>
                <w:rStyle w:val="Hyperlink"/>
                <w:noProof/>
              </w:rPr>
              <w:t>SRAGN</w:t>
            </w:r>
            <w:r>
              <w:rPr>
                <w:noProof/>
                <w:webHidden/>
              </w:rPr>
              <w:tab/>
            </w:r>
            <w:r>
              <w:rPr>
                <w:noProof/>
                <w:webHidden/>
              </w:rPr>
              <w:fldChar w:fldCharType="begin"/>
            </w:r>
            <w:r>
              <w:rPr>
                <w:noProof/>
                <w:webHidden/>
              </w:rPr>
              <w:instrText xml:space="preserve"> PAGEREF _Toc137559867 \h </w:instrText>
            </w:r>
            <w:r>
              <w:rPr>
                <w:noProof/>
                <w:webHidden/>
              </w:rPr>
            </w:r>
            <w:r>
              <w:rPr>
                <w:noProof/>
                <w:webHidden/>
              </w:rPr>
              <w:fldChar w:fldCharType="separate"/>
            </w:r>
            <w:r>
              <w:rPr>
                <w:noProof/>
                <w:webHidden/>
              </w:rPr>
              <w:t>12</w:t>
            </w:r>
            <w:r>
              <w:rPr>
                <w:noProof/>
                <w:webHidden/>
              </w:rPr>
              <w:fldChar w:fldCharType="end"/>
            </w:r>
          </w:hyperlink>
        </w:p>
        <w:p w14:paraId="0BE6E29F" w14:textId="71B57364" w:rsidR="00660BB0" w:rsidRDefault="00660BB0">
          <w:pPr>
            <w:pStyle w:val="TOC2"/>
            <w:tabs>
              <w:tab w:val="right" w:leader="dot" w:pos="9016"/>
            </w:tabs>
            <w:rPr>
              <w:rFonts w:eastAsiaTheme="minorEastAsia"/>
              <w:noProof/>
              <w:kern w:val="2"/>
              <w:lang w:val="en-IL" w:eastAsia="en-IL"/>
              <w14:ligatures w14:val="standardContextual"/>
            </w:rPr>
          </w:pPr>
          <w:hyperlink w:anchor="_Toc137559868" w:history="1">
            <w:r w:rsidRPr="00420A15">
              <w:rPr>
                <w:rStyle w:val="Hyperlink"/>
                <w:noProof/>
                <w:rtl/>
              </w:rPr>
              <w:t>בעיית קריסת מצב</w:t>
            </w:r>
            <w:r>
              <w:rPr>
                <w:noProof/>
                <w:webHidden/>
              </w:rPr>
              <w:tab/>
            </w:r>
            <w:r>
              <w:rPr>
                <w:noProof/>
                <w:webHidden/>
              </w:rPr>
              <w:fldChar w:fldCharType="begin"/>
            </w:r>
            <w:r>
              <w:rPr>
                <w:noProof/>
                <w:webHidden/>
              </w:rPr>
              <w:instrText xml:space="preserve"> PAGEREF _Toc137559868 \h </w:instrText>
            </w:r>
            <w:r>
              <w:rPr>
                <w:noProof/>
                <w:webHidden/>
              </w:rPr>
            </w:r>
            <w:r>
              <w:rPr>
                <w:noProof/>
                <w:webHidden/>
              </w:rPr>
              <w:fldChar w:fldCharType="separate"/>
            </w:r>
            <w:r>
              <w:rPr>
                <w:noProof/>
                <w:webHidden/>
              </w:rPr>
              <w:t>16</w:t>
            </w:r>
            <w:r>
              <w:rPr>
                <w:noProof/>
                <w:webHidden/>
              </w:rPr>
              <w:fldChar w:fldCharType="end"/>
            </w:r>
          </w:hyperlink>
        </w:p>
        <w:p w14:paraId="339094CD" w14:textId="25345F36" w:rsidR="00660BB0" w:rsidRDefault="00660BB0">
          <w:pPr>
            <w:pStyle w:val="TOC3"/>
            <w:tabs>
              <w:tab w:val="right" w:leader="dot" w:pos="9016"/>
            </w:tabs>
            <w:rPr>
              <w:rFonts w:eastAsiaTheme="minorEastAsia"/>
              <w:noProof/>
              <w:kern w:val="2"/>
              <w:lang w:val="en-IL" w:eastAsia="en-IL"/>
              <w14:ligatures w14:val="standardContextual"/>
            </w:rPr>
          </w:pPr>
          <w:hyperlink w:anchor="_Toc137559869" w:history="1">
            <w:r w:rsidRPr="00420A15">
              <w:rPr>
                <w:rStyle w:val="Hyperlink"/>
                <w:noProof/>
                <w:lang w:val="en-US"/>
              </w:rPr>
              <w:t>WG</w:t>
            </w:r>
            <w:r w:rsidRPr="00420A15">
              <w:rPr>
                <w:rStyle w:val="Hyperlink"/>
                <w:noProof/>
                <w:lang w:val="en-US"/>
              </w:rPr>
              <w:t>A</w:t>
            </w:r>
            <w:r w:rsidRPr="00420A15">
              <w:rPr>
                <w:rStyle w:val="Hyperlink"/>
                <w:noProof/>
                <w:lang w:val="en-US"/>
              </w:rPr>
              <w:t>N</w:t>
            </w:r>
            <w:r>
              <w:rPr>
                <w:noProof/>
                <w:webHidden/>
              </w:rPr>
              <w:tab/>
            </w:r>
            <w:r>
              <w:rPr>
                <w:noProof/>
                <w:webHidden/>
              </w:rPr>
              <w:fldChar w:fldCharType="begin"/>
            </w:r>
            <w:r>
              <w:rPr>
                <w:noProof/>
                <w:webHidden/>
              </w:rPr>
              <w:instrText xml:space="preserve"> PAGEREF _Toc137559869 \h </w:instrText>
            </w:r>
            <w:r>
              <w:rPr>
                <w:noProof/>
                <w:webHidden/>
              </w:rPr>
            </w:r>
            <w:r>
              <w:rPr>
                <w:noProof/>
                <w:webHidden/>
              </w:rPr>
              <w:fldChar w:fldCharType="separate"/>
            </w:r>
            <w:r>
              <w:rPr>
                <w:noProof/>
                <w:webHidden/>
              </w:rPr>
              <w:t>19</w:t>
            </w:r>
            <w:r>
              <w:rPr>
                <w:noProof/>
                <w:webHidden/>
              </w:rPr>
              <w:fldChar w:fldCharType="end"/>
            </w:r>
          </w:hyperlink>
        </w:p>
        <w:p w14:paraId="4CA9484D" w14:textId="2F9B6022" w:rsidR="00660BB0" w:rsidRDefault="00660BB0">
          <w:pPr>
            <w:pStyle w:val="TOC2"/>
            <w:tabs>
              <w:tab w:val="right" w:leader="dot" w:pos="9016"/>
            </w:tabs>
            <w:rPr>
              <w:rFonts w:eastAsiaTheme="minorEastAsia"/>
              <w:noProof/>
              <w:kern w:val="2"/>
              <w:lang w:val="en-IL" w:eastAsia="en-IL"/>
              <w14:ligatures w14:val="standardContextual"/>
            </w:rPr>
          </w:pPr>
          <w:hyperlink w:anchor="_Toc137559870" w:history="1">
            <w:r w:rsidRPr="00420A15">
              <w:rPr>
                <w:rStyle w:val="Hyperlink"/>
                <w:noProof/>
              </w:rPr>
              <w:t>WGAN-GP</w:t>
            </w:r>
            <w:r>
              <w:rPr>
                <w:noProof/>
                <w:webHidden/>
              </w:rPr>
              <w:tab/>
            </w:r>
            <w:r>
              <w:rPr>
                <w:noProof/>
                <w:webHidden/>
              </w:rPr>
              <w:fldChar w:fldCharType="begin"/>
            </w:r>
            <w:r>
              <w:rPr>
                <w:noProof/>
                <w:webHidden/>
              </w:rPr>
              <w:instrText xml:space="preserve"> PAGEREF _Toc137559870 \h </w:instrText>
            </w:r>
            <w:r>
              <w:rPr>
                <w:noProof/>
                <w:webHidden/>
              </w:rPr>
            </w:r>
            <w:r>
              <w:rPr>
                <w:noProof/>
                <w:webHidden/>
              </w:rPr>
              <w:fldChar w:fldCharType="separate"/>
            </w:r>
            <w:r>
              <w:rPr>
                <w:noProof/>
                <w:webHidden/>
              </w:rPr>
              <w:t>22</w:t>
            </w:r>
            <w:r>
              <w:rPr>
                <w:noProof/>
                <w:webHidden/>
              </w:rPr>
              <w:fldChar w:fldCharType="end"/>
            </w:r>
          </w:hyperlink>
        </w:p>
        <w:p w14:paraId="154784EC" w14:textId="0ED80969" w:rsidR="00660BB0" w:rsidRDefault="00660BB0">
          <w:pPr>
            <w:pStyle w:val="TOC2"/>
            <w:tabs>
              <w:tab w:val="right" w:leader="dot" w:pos="9016"/>
            </w:tabs>
            <w:rPr>
              <w:rFonts w:eastAsiaTheme="minorEastAsia"/>
              <w:noProof/>
              <w:kern w:val="2"/>
              <w:lang w:val="en-IL" w:eastAsia="en-IL"/>
              <w14:ligatures w14:val="standardContextual"/>
            </w:rPr>
          </w:pPr>
          <w:hyperlink w:anchor="_Toc137559871" w:history="1">
            <w:r w:rsidRPr="00420A15">
              <w:rPr>
                <w:rStyle w:val="Hyperlink"/>
                <w:noProof/>
              </w:rPr>
              <w:t>Conditional GAN</w:t>
            </w:r>
            <w:r>
              <w:rPr>
                <w:noProof/>
                <w:webHidden/>
              </w:rPr>
              <w:tab/>
            </w:r>
            <w:r>
              <w:rPr>
                <w:noProof/>
                <w:webHidden/>
              </w:rPr>
              <w:fldChar w:fldCharType="begin"/>
            </w:r>
            <w:r>
              <w:rPr>
                <w:noProof/>
                <w:webHidden/>
              </w:rPr>
              <w:instrText xml:space="preserve"> PAGEREF _Toc137559871 \h </w:instrText>
            </w:r>
            <w:r>
              <w:rPr>
                <w:noProof/>
                <w:webHidden/>
              </w:rPr>
            </w:r>
            <w:r>
              <w:rPr>
                <w:noProof/>
                <w:webHidden/>
              </w:rPr>
              <w:fldChar w:fldCharType="separate"/>
            </w:r>
            <w:r>
              <w:rPr>
                <w:noProof/>
                <w:webHidden/>
              </w:rPr>
              <w:t>23</w:t>
            </w:r>
            <w:r>
              <w:rPr>
                <w:noProof/>
                <w:webHidden/>
              </w:rPr>
              <w:fldChar w:fldCharType="end"/>
            </w:r>
          </w:hyperlink>
        </w:p>
        <w:p w14:paraId="2ABB6895" w14:textId="73C30821" w:rsidR="00660BB0" w:rsidRDefault="00660BB0" w:rsidP="00660BB0">
          <w:pPr>
            <w:bidi/>
          </w:pPr>
          <w:r>
            <w:rPr>
              <w:b/>
              <w:bCs/>
              <w:noProof/>
            </w:rPr>
            <w:fldChar w:fldCharType="end"/>
          </w:r>
        </w:p>
      </w:sdtContent>
    </w:sdt>
    <w:p w14:paraId="2E61D368" w14:textId="77777777" w:rsidR="00923C92" w:rsidRDefault="00923C92" w:rsidP="00923C92">
      <w:pPr>
        <w:bidi/>
        <w:rPr>
          <w:lang w:val="en-US"/>
        </w:rPr>
      </w:pPr>
    </w:p>
    <w:p w14:paraId="3A1ECAC0" w14:textId="77777777" w:rsidR="00923C92" w:rsidRDefault="00923C92" w:rsidP="00923C92">
      <w:pPr>
        <w:bidi/>
        <w:rPr>
          <w:lang w:val="en-US"/>
        </w:rPr>
      </w:pPr>
    </w:p>
    <w:p w14:paraId="382566CF" w14:textId="77777777" w:rsidR="00923C92" w:rsidRDefault="00923C92" w:rsidP="00923C92">
      <w:pPr>
        <w:bidi/>
        <w:rPr>
          <w:rtl/>
          <w:lang w:val="en-US"/>
        </w:rPr>
      </w:pPr>
    </w:p>
    <w:p w14:paraId="2B682DBE" w14:textId="77777777" w:rsidR="00291EEB" w:rsidRDefault="00291EEB" w:rsidP="00291EEB">
      <w:pPr>
        <w:bidi/>
        <w:rPr>
          <w:rtl/>
          <w:lang w:val="en-US"/>
        </w:rPr>
      </w:pPr>
    </w:p>
    <w:p w14:paraId="278746D4" w14:textId="77777777" w:rsidR="00291EEB" w:rsidRDefault="00291EEB" w:rsidP="00291EEB">
      <w:pPr>
        <w:bidi/>
        <w:rPr>
          <w:rtl/>
          <w:lang w:val="en-US"/>
        </w:rPr>
      </w:pPr>
    </w:p>
    <w:p w14:paraId="383FE752" w14:textId="77777777" w:rsidR="00291EEB" w:rsidRDefault="00291EEB" w:rsidP="00291EEB">
      <w:pPr>
        <w:bidi/>
        <w:rPr>
          <w:rtl/>
          <w:lang w:val="en-US"/>
        </w:rPr>
      </w:pPr>
    </w:p>
    <w:p w14:paraId="60D97505" w14:textId="77777777" w:rsidR="00291EEB" w:rsidRDefault="00291EEB" w:rsidP="00291EEB">
      <w:pPr>
        <w:bidi/>
        <w:rPr>
          <w:rtl/>
          <w:lang w:val="en-US"/>
        </w:rPr>
      </w:pPr>
    </w:p>
    <w:p w14:paraId="556EAAC1" w14:textId="77777777" w:rsidR="00291EEB" w:rsidRDefault="00291EEB" w:rsidP="00291EEB">
      <w:pPr>
        <w:bidi/>
        <w:rPr>
          <w:rtl/>
          <w:lang w:val="en-US"/>
        </w:rPr>
      </w:pPr>
    </w:p>
    <w:p w14:paraId="4A466A35" w14:textId="77777777" w:rsidR="00291EEB" w:rsidRDefault="00291EEB" w:rsidP="00291EEB">
      <w:pPr>
        <w:bidi/>
        <w:rPr>
          <w:rtl/>
          <w:lang w:val="en-US"/>
        </w:rPr>
      </w:pPr>
    </w:p>
    <w:p w14:paraId="6DA7083B" w14:textId="77777777" w:rsidR="00291EEB" w:rsidRDefault="00291EEB" w:rsidP="00291EEB">
      <w:pPr>
        <w:bidi/>
        <w:rPr>
          <w:rtl/>
          <w:lang w:val="en-US"/>
        </w:rPr>
      </w:pPr>
    </w:p>
    <w:p w14:paraId="0DC447BA" w14:textId="77777777" w:rsidR="00291EEB" w:rsidRDefault="00291EEB" w:rsidP="00291EEB">
      <w:pPr>
        <w:bidi/>
        <w:rPr>
          <w:rtl/>
          <w:lang w:val="en-US"/>
        </w:rPr>
      </w:pPr>
    </w:p>
    <w:p w14:paraId="323B4078" w14:textId="77777777" w:rsidR="00291EEB" w:rsidRDefault="00291EEB" w:rsidP="00291EEB">
      <w:pPr>
        <w:bidi/>
        <w:rPr>
          <w:rtl/>
          <w:lang w:val="en-US"/>
        </w:rPr>
      </w:pPr>
    </w:p>
    <w:p w14:paraId="74869998" w14:textId="77777777" w:rsidR="00291EEB" w:rsidRDefault="00291EEB" w:rsidP="00291EEB">
      <w:pPr>
        <w:bidi/>
        <w:rPr>
          <w:rtl/>
          <w:lang w:val="en-US"/>
        </w:rPr>
      </w:pPr>
    </w:p>
    <w:p w14:paraId="46C5B589" w14:textId="77777777" w:rsidR="00291EEB" w:rsidRDefault="00291EEB" w:rsidP="00291EEB">
      <w:pPr>
        <w:bidi/>
        <w:rPr>
          <w:rtl/>
          <w:lang w:val="en-US"/>
        </w:rPr>
      </w:pPr>
    </w:p>
    <w:p w14:paraId="7D612E06" w14:textId="77777777" w:rsidR="00291EEB" w:rsidRDefault="00291EEB" w:rsidP="00291EEB">
      <w:pPr>
        <w:bidi/>
        <w:rPr>
          <w:rtl/>
          <w:lang w:val="en-US"/>
        </w:rPr>
      </w:pPr>
    </w:p>
    <w:p w14:paraId="7E05B602" w14:textId="77777777" w:rsidR="00291EEB" w:rsidRDefault="00291EEB" w:rsidP="00291EEB">
      <w:pPr>
        <w:bidi/>
        <w:rPr>
          <w:rtl/>
          <w:lang w:val="en-US"/>
        </w:rPr>
      </w:pPr>
    </w:p>
    <w:p w14:paraId="5B2729CB" w14:textId="77777777" w:rsidR="00291EEB" w:rsidRDefault="00291EEB" w:rsidP="00291EEB">
      <w:pPr>
        <w:bidi/>
        <w:rPr>
          <w:rtl/>
          <w:lang w:val="en-US"/>
        </w:rPr>
      </w:pPr>
    </w:p>
    <w:p w14:paraId="779C33FB" w14:textId="77777777" w:rsidR="00291EEB" w:rsidRDefault="00291EEB" w:rsidP="00291EEB">
      <w:pPr>
        <w:bidi/>
        <w:rPr>
          <w:lang w:val="en-US"/>
        </w:rPr>
      </w:pPr>
    </w:p>
    <w:p w14:paraId="68D9CECC" w14:textId="77777777" w:rsidR="005479ED" w:rsidRDefault="005479ED" w:rsidP="005479ED">
      <w:pPr>
        <w:bidi/>
        <w:rPr>
          <w:lang w:val="en-US"/>
        </w:rPr>
      </w:pPr>
    </w:p>
    <w:p w14:paraId="183173F1" w14:textId="77777777" w:rsidR="005479ED" w:rsidRDefault="005479ED" w:rsidP="005479ED">
      <w:pPr>
        <w:bidi/>
        <w:rPr>
          <w:lang w:val="en-US"/>
        </w:rPr>
      </w:pPr>
    </w:p>
    <w:p w14:paraId="661C138E" w14:textId="198CB532" w:rsidR="00291EEB" w:rsidRDefault="00F47599" w:rsidP="00660BB0">
      <w:pPr>
        <w:pStyle w:val="Heading2"/>
        <w:bidi/>
        <w:rPr>
          <w:rtl/>
        </w:rPr>
      </w:pPr>
      <w:bookmarkStart w:id="2" w:name="_Toc137559862"/>
      <w:r>
        <w:rPr>
          <w:rFonts w:hint="cs"/>
          <w:rtl/>
        </w:rPr>
        <w:t>מבוא</w:t>
      </w:r>
      <w:bookmarkEnd w:id="2"/>
    </w:p>
    <w:p w14:paraId="262EB5B0" w14:textId="4F2553D0" w:rsidR="00F51337" w:rsidRPr="002F5658" w:rsidRDefault="00F51337" w:rsidP="00F554E2">
      <w:pPr>
        <w:bidi/>
        <w:spacing w:line="360" w:lineRule="auto"/>
        <w:jc w:val="both"/>
        <w:rPr>
          <w:rFonts w:asciiTheme="minorBidi" w:hAnsiTheme="minorBidi" w:cs="Arial"/>
          <w:sz w:val="24"/>
          <w:szCs w:val="24"/>
          <w:rtl/>
        </w:rPr>
      </w:pPr>
      <w:r w:rsidRPr="002F5658">
        <w:rPr>
          <w:rFonts w:asciiTheme="minorBidi" w:hAnsiTheme="minorBidi" w:cs="Arial"/>
          <w:sz w:val="24"/>
          <w:szCs w:val="24"/>
          <w:rtl/>
        </w:rPr>
        <w:t xml:space="preserve">הגדלת </w:t>
      </w:r>
      <w:r w:rsidRPr="002F5658">
        <w:rPr>
          <w:rFonts w:asciiTheme="minorBidi" w:hAnsiTheme="minorBidi" w:cs="Arial" w:hint="cs"/>
          <w:sz w:val="24"/>
          <w:szCs w:val="24"/>
          <w:rtl/>
        </w:rPr>
        <w:t>רזולוציה</w:t>
      </w:r>
      <w:r w:rsidR="005479ED" w:rsidRPr="002F5658">
        <w:rPr>
          <w:rFonts w:asciiTheme="minorBidi" w:hAnsiTheme="minorBidi" w:cs="Arial" w:hint="cs"/>
          <w:sz w:val="24"/>
          <w:szCs w:val="24"/>
          <w:rtl/>
        </w:rPr>
        <w:t xml:space="preserve"> בתמונות</w:t>
      </w:r>
      <w:r w:rsidRPr="002F5658">
        <w:rPr>
          <w:rFonts w:asciiTheme="minorBidi" w:hAnsiTheme="minorBidi" w:cs="Arial"/>
          <w:sz w:val="24"/>
          <w:szCs w:val="24"/>
          <w:rtl/>
        </w:rPr>
        <w:t xml:space="preserve"> דורשת לייצר מידע אשר לפעמים לא ניתן לשחזר מהתמונה הקטנה מכיוון שמידע מתמונה מוגדלת יכול להיות מוצג ממספר גדול של פיקסלים ובתמונה המוקטנת יוצג כפיקסלים בודדים. הטקסטורה אשר אוחדה לכמה פיקסלים בודדים,צריכה להתרחב למספר פיקסלים יותר גדול</w:t>
      </w:r>
      <w:r w:rsidRPr="002F5658">
        <w:rPr>
          <w:rFonts w:asciiTheme="minorBidi" w:hAnsiTheme="minorBidi" w:cs="Arial"/>
          <w:sz w:val="24"/>
          <w:szCs w:val="24"/>
        </w:rPr>
        <w:t>,</w:t>
      </w:r>
      <w:r w:rsidRPr="002F5658">
        <w:rPr>
          <w:rFonts w:asciiTheme="minorBidi" w:hAnsiTheme="minorBidi" w:cs="Arial" w:hint="cs"/>
          <w:sz w:val="24"/>
          <w:szCs w:val="24"/>
          <w:rtl/>
        </w:rPr>
        <w:t xml:space="preserve"> ועם יותר הפרדה. </w:t>
      </w:r>
    </w:p>
    <w:p w14:paraId="38151EB3" w14:textId="7289B91F" w:rsidR="005479ED" w:rsidRPr="002F5658" w:rsidRDefault="00D6073B"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בעבודה זו אבצע שימוש באימון רשתות יריבות בארכיטקטורת,</w:t>
      </w:r>
      <w:r w:rsidRPr="002F5658">
        <w:rPr>
          <w:rFonts w:asciiTheme="minorBidi" w:hAnsiTheme="minorBidi" w:cs="Arial"/>
          <w:sz w:val="24"/>
          <w:szCs w:val="24"/>
          <w:rtl/>
        </w:rPr>
        <w:t xml:space="preserve"> </w:t>
      </w:r>
      <w:r w:rsidRPr="002F5658">
        <w:rPr>
          <w:rFonts w:asciiTheme="minorBidi" w:hAnsiTheme="minorBidi" w:cs="Arial"/>
          <w:sz w:val="24"/>
          <w:szCs w:val="24"/>
        </w:rPr>
        <w:t>Adversarial</w:t>
      </w:r>
      <w:r w:rsidRPr="002F5658">
        <w:rPr>
          <w:rFonts w:asciiTheme="minorBidi" w:hAnsiTheme="minorBidi" w:cs="Arial" w:hint="cs"/>
          <w:sz w:val="24"/>
          <w:szCs w:val="24"/>
          <w:rtl/>
        </w:rPr>
        <w:t xml:space="preserve"> </w:t>
      </w:r>
      <w:r w:rsidRPr="002F5658">
        <w:rPr>
          <w:rFonts w:asciiTheme="minorBidi" w:hAnsiTheme="minorBidi" w:cs="Arial"/>
          <w:sz w:val="24"/>
          <w:szCs w:val="24"/>
        </w:rPr>
        <w:t>Generative Networks</w:t>
      </w:r>
      <w:r w:rsidRPr="002F5658">
        <w:rPr>
          <w:rFonts w:asciiTheme="minorBidi" w:hAnsiTheme="minorBidi" w:cs="Arial"/>
          <w:sz w:val="24"/>
          <w:szCs w:val="24"/>
          <w:rtl/>
        </w:rPr>
        <w:t xml:space="preserve"> [1] בראשי תיבות </w:t>
      </w:r>
      <w:r w:rsidRPr="002F5658">
        <w:rPr>
          <w:rFonts w:asciiTheme="minorBidi" w:hAnsiTheme="minorBidi" w:cs="Arial"/>
          <w:sz w:val="24"/>
          <w:szCs w:val="24"/>
        </w:rPr>
        <w:t>GAN</w:t>
      </w:r>
      <w:r w:rsidRPr="002F5658">
        <w:rPr>
          <w:rFonts w:asciiTheme="minorBidi" w:hAnsiTheme="minorBidi" w:cs="Arial" w:hint="cs"/>
          <w:sz w:val="24"/>
          <w:szCs w:val="24"/>
          <w:rtl/>
        </w:rPr>
        <w:t xml:space="preserve"> לצורך הגדלת רזולוציית תמונה.</w:t>
      </w:r>
      <w:r w:rsidR="005479ED" w:rsidRPr="002F5658">
        <w:rPr>
          <w:rFonts w:asciiTheme="minorBidi" w:hAnsiTheme="minorBidi" w:cs="Arial" w:hint="cs"/>
          <w:sz w:val="24"/>
          <w:szCs w:val="24"/>
          <w:rtl/>
        </w:rPr>
        <w:t xml:space="preserve"> ארכיטקטורות </w:t>
      </w:r>
      <w:r w:rsidR="005479ED" w:rsidRPr="002F5658">
        <w:rPr>
          <w:rFonts w:asciiTheme="minorBidi" w:hAnsiTheme="minorBidi" w:cs="Arial" w:hint="cs"/>
          <w:sz w:val="24"/>
          <w:szCs w:val="24"/>
        </w:rPr>
        <w:t>GAN</w:t>
      </w:r>
      <w:r w:rsidR="005479ED" w:rsidRPr="002F5658">
        <w:rPr>
          <w:rFonts w:asciiTheme="minorBidi" w:hAnsiTheme="minorBidi" w:cs="Arial" w:hint="cs"/>
          <w:sz w:val="24"/>
          <w:szCs w:val="24"/>
          <w:rtl/>
        </w:rPr>
        <w:t xml:space="preserve"> מאפשרות למידה של התפלגות המידע מהעולם האמיתי ושימושו בשעת יצירת התמונה המוגדלת בהשלמת המידע החסר.</w:t>
      </w:r>
    </w:p>
    <w:p w14:paraId="35BF9407" w14:textId="0E51AAE8" w:rsidR="005479ED" w:rsidRPr="002F5658" w:rsidRDefault="005479ED" w:rsidP="005479ED">
      <w:pPr>
        <w:bidi/>
        <w:spacing w:line="360" w:lineRule="auto"/>
        <w:jc w:val="both"/>
        <w:rPr>
          <w:rFonts w:asciiTheme="minorBidi" w:hAnsiTheme="minorBidi" w:cs="Arial"/>
          <w:sz w:val="24"/>
          <w:szCs w:val="24"/>
        </w:rPr>
      </w:pPr>
      <w:r w:rsidRPr="002F5658">
        <w:rPr>
          <w:rFonts w:asciiTheme="minorBidi" w:hAnsiTheme="minorBidi" w:cs="Arial"/>
          <w:sz w:val="24"/>
          <w:szCs w:val="24"/>
          <w:rtl/>
        </w:rPr>
        <w:t xml:space="preserve">מאז מאמר [1] בו ארכיטקטורת </w:t>
      </w:r>
      <w:r w:rsidRPr="002F5658">
        <w:rPr>
          <w:rFonts w:asciiTheme="minorBidi" w:hAnsiTheme="minorBidi" w:cs="Arial"/>
          <w:sz w:val="24"/>
          <w:szCs w:val="24"/>
        </w:rPr>
        <w:t>GAN</w:t>
      </w:r>
      <w:r w:rsidRPr="002F5658">
        <w:rPr>
          <w:rFonts w:asciiTheme="minorBidi" w:hAnsiTheme="minorBidi" w:cs="Arial"/>
          <w:sz w:val="24"/>
          <w:szCs w:val="24"/>
          <w:rtl/>
        </w:rPr>
        <w:t xml:space="preserve"> הודגמו לראשונה, התפרסמו עוד מגוון רחב של ארכיטקטורות אשר בכולן העקרון הבסיסי של שימוש ברשתות יריבות המתחרות ביניהן.</w:t>
      </w:r>
      <w:r w:rsidRPr="002F5658">
        <w:rPr>
          <w:rFonts w:asciiTheme="minorBidi" w:hAnsiTheme="minorBidi" w:cs="Arial"/>
          <w:sz w:val="24"/>
          <w:szCs w:val="24"/>
        </w:rPr>
        <w:t xml:space="preserve"> </w:t>
      </w:r>
      <w:r w:rsidRPr="002F5658">
        <w:rPr>
          <w:rFonts w:asciiTheme="minorBidi" w:hAnsiTheme="minorBidi" w:cs="Arial"/>
          <w:sz w:val="24"/>
          <w:szCs w:val="24"/>
          <w:rtl/>
        </w:rPr>
        <w:t>מטרת האחת (הרשת הגנרטיבית) הוא ליצור תמונה, ומטרת השנייה (הרשת הד</w:t>
      </w:r>
      <w:r w:rsidRPr="002F5658">
        <w:rPr>
          <w:rFonts w:asciiTheme="minorBidi" w:hAnsiTheme="minorBidi" w:cs="Arial" w:hint="cs"/>
          <w:sz w:val="24"/>
          <w:szCs w:val="24"/>
          <w:rtl/>
        </w:rPr>
        <w:t>י</w:t>
      </w:r>
      <w:r w:rsidRPr="002F5658">
        <w:rPr>
          <w:rFonts w:asciiTheme="minorBidi" w:hAnsiTheme="minorBidi" w:cs="Arial"/>
          <w:sz w:val="24"/>
          <w:szCs w:val="24"/>
          <w:rtl/>
        </w:rPr>
        <w:t xml:space="preserve">סקרימנטיבית) לסווג האם התמונה באה מהעולם האמיתי או יוצרה על ידי הרשת הגנרטיבית. </w:t>
      </w:r>
      <w:r w:rsidRPr="002F5658">
        <w:rPr>
          <w:rFonts w:asciiTheme="minorBidi" w:hAnsiTheme="minorBidi" w:cs="Arial" w:hint="cs"/>
          <w:sz w:val="24"/>
          <w:szCs w:val="24"/>
          <w:rtl/>
        </w:rPr>
        <w:t xml:space="preserve"> </w:t>
      </w:r>
    </w:p>
    <w:p w14:paraId="4A7D6487" w14:textId="1E785D19" w:rsidR="00D6073B" w:rsidRPr="002F5658" w:rsidRDefault="00D6073B"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בעבודה אתבסס ראשית על מאמר [2] אשר הציע את ארכיטקטורת</w:t>
      </w:r>
      <w:r w:rsidRPr="002F5658">
        <w:rPr>
          <w:rFonts w:asciiTheme="minorBidi" w:hAnsiTheme="minorBidi" w:cs="Arial" w:hint="cs"/>
          <w:sz w:val="24"/>
          <w:szCs w:val="24"/>
        </w:rPr>
        <w:t xml:space="preserve">SRGAN </w:t>
      </w:r>
      <w:r w:rsidRPr="002F5658">
        <w:rPr>
          <w:rFonts w:asciiTheme="minorBidi" w:hAnsiTheme="minorBidi" w:cs="Arial" w:hint="cs"/>
          <w:sz w:val="24"/>
          <w:szCs w:val="24"/>
          <w:rtl/>
        </w:rPr>
        <w:t>, אשר אותה נתאר בהרחבה בהמשך. המאמר הראה הגדלת רזולוציה עד פי 4 מתמונת מקור מוקטנת.</w:t>
      </w:r>
      <w:r w:rsidR="005479ED" w:rsidRPr="002F5658">
        <w:rPr>
          <w:rFonts w:asciiTheme="minorBidi" w:hAnsiTheme="minorBidi" w:cs="Arial" w:hint="cs"/>
          <w:sz w:val="24"/>
          <w:szCs w:val="24"/>
          <w:rtl/>
        </w:rPr>
        <w:t xml:space="preserve"> לאחר שאראה את יכולות הארכיטקטורוה על מספר דוגמאות, אשתמש בעקרונות אשר הוצעו במאמרים הנוספים לארכיטקטורות </w:t>
      </w:r>
      <w:r w:rsidR="005479ED" w:rsidRPr="002F5658">
        <w:rPr>
          <w:rFonts w:asciiTheme="minorBidi" w:hAnsiTheme="minorBidi" w:cs="Arial" w:hint="cs"/>
          <w:sz w:val="24"/>
          <w:szCs w:val="24"/>
        </w:rPr>
        <w:t>GAN</w:t>
      </w:r>
      <w:r w:rsidR="005479ED" w:rsidRPr="002F5658">
        <w:rPr>
          <w:rFonts w:asciiTheme="minorBidi" w:hAnsiTheme="minorBidi" w:cs="Arial" w:hint="cs"/>
          <w:sz w:val="24"/>
          <w:szCs w:val="24"/>
          <w:rtl/>
        </w:rPr>
        <w:t xml:space="preserve"> לצורך בחינה האם הן יכולות להוות שיפור לארכיטקטורת </w:t>
      </w:r>
      <w:r w:rsidR="005479ED" w:rsidRPr="002F5658">
        <w:rPr>
          <w:rFonts w:asciiTheme="minorBidi" w:hAnsiTheme="minorBidi" w:cs="Arial" w:hint="cs"/>
          <w:sz w:val="24"/>
          <w:szCs w:val="24"/>
        </w:rPr>
        <w:t>SRGAN</w:t>
      </w:r>
      <w:r w:rsidR="005479ED" w:rsidRPr="002F5658">
        <w:rPr>
          <w:rFonts w:asciiTheme="minorBidi" w:hAnsiTheme="minorBidi" w:cs="Arial" w:hint="cs"/>
          <w:sz w:val="24"/>
          <w:szCs w:val="24"/>
          <w:rtl/>
        </w:rPr>
        <w:t>.</w:t>
      </w:r>
    </w:p>
    <w:p w14:paraId="36F4A67C" w14:textId="00DC84EB" w:rsidR="005479ED" w:rsidRPr="002F5658" w:rsidRDefault="00F51337" w:rsidP="00F554E2">
      <w:pPr>
        <w:bidi/>
        <w:spacing w:line="360" w:lineRule="auto"/>
        <w:jc w:val="both"/>
        <w:rPr>
          <w:rFonts w:asciiTheme="minorBidi" w:hAnsiTheme="minorBidi" w:cs="Arial"/>
          <w:sz w:val="24"/>
          <w:szCs w:val="24"/>
          <w:rtl/>
        </w:rPr>
      </w:pPr>
      <w:r w:rsidRPr="002F5658">
        <w:rPr>
          <w:rFonts w:asciiTheme="minorBidi" w:hAnsiTheme="minorBidi" w:cs="Arial"/>
          <w:sz w:val="24"/>
          <w:szCs w:val="24"/>
          <w:rtl/>
        </w:rPr>
        <w:t>האלגוריתם</w:t>
      </w:r>
      <w:r w:rsidR="005479ED" w:rsidRPr="002F5658">
        <w:rPr>
          <w:rFonts w:asciiTheme="minorBidi" w:hAnsiTheme="minorBidi" w:cs="Arial" w:hint="cs"/>
          <w:sz w:val="24"/>
          <w:szCs w:val="24"/>
          <w:rtl/>
        </w:rPr>
        <w:t xml:space="preserve"> ממאמר [2]</w:t>
      </w:r>
      <w:r w:rsidRPr="002F5658">
        <w:rPr>
          <w:rFonts w:asciiTheme="minorBidi" w:hAnsiTheme="minorBidi" w:cs="Arial"/>
          <w:sz w:val="24"/>
          <w:szCs w:val="24"/>
          <w:rtl/>
        </w:rPr>
        <w:t xml:space="preserve"> דורש באימון תמונות באיכות רזולוציה גבוהה ותמונות באיכות רזולוציה נמוכה</w:t>
      </w:r>
      <w:r w:rsidR="00174485" w:rsidRPr="002F5658">
        <w:rPr>
          <w:rFonts w:asciiTheme="minorBidi" w:hAnsiTheme="minorBidi" w:cs="Arial"/>
          <w:sz w:val="24"/>
          <w:szCs w:val="24"/>
        </w:rPr>
        <w:t>.</w:t>
      </w:r>
      <w:r w:rsidRPr="002F5658">
        <w:rPr>
          <w:rFonts w:asciiTheme="minorBidi" w:hAnsiTheme="minorBidi" w:cs="Arial"/>
          <w:sz w:val="24"/>
          <w:szCs w:val="24"/>
          <w:rtl/>
        </w:rPr>
        <w:t xml:space="preserve">  ניתן לייצר תמונה מוקטנת מתמונה מוגדלת בכמה דרכים כמו למשל על ידי החלקה של התמונה המוגדלת ודגימה כפי שהמחברים עשו במאמר.</w:t>
      </w:r>
      <w:r w:rsidR="005479ED" w:rsidRPr="002F5658">
        <w:rPr>
          <w:rFonts w:asciiTheme="minorBidi" w:hAnsiTheme="minorBidi" w:cs="Arial" w:hint="cs"/>
          <w:sz w:val="24"/>
          <w:szCs w:val="24"/>
          <w:rtl/>
        </w:rPr>
        <w:t xml:space="preserve"> </w:t>
      </w:r>
    </w:p>
    <w:p w14:paraId="5294813C" w14:textId="4658641F" w:rsidR="00F51337" w:rsidRPr="002F5658" w:rsidRDefault="005479ED"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לצורך השוואה בין תוצרי הארכיטקטורות אשתמש בכמה מדדים להשוואה בין תמונות אשר ארחיב עליהם בהמשך. המדדים יבדקו את התוצרים בכמה מובנים </w:t>
      </w:r>
      <w:r w:rsidR="009C2B42" w:rsidRPr="002F5658">
        <w:rPr>
          <w:rFonts w:asciiTheme="minorBidi" w:hAnsiTheme="minorBidi" w:cs="Arial" w:hint="cs"/>
          <w:sz w:val="24"/>
          <w:szCs w:val="24"/>
          <w:rtl/>
        </w:rPr>
        <w:t>של</w:t>
      </w:r>
      <w:r w:rsidRPr="002F5658">
        <w:rPr>
          <w:rFonts w:asciiTheme="minorBidi" w:hAnsiTheme="minorBidi" w:cs="Arial" w:hint="cs"/>
          <w:sz w:val="24"/>
          <w:szCs w:val="24"/>
          <w:rtl/>
        </w:rPr>
        <w:t xml:space="preserve"> </w:t>
      </w:r>
      <w:r w:rsidR="009C2B42" w:rsidRPr="002F5658">
        <w:rPr>
          <w:rFonts w:asciiTheme="minorBidi" w:hAnsiTheme="minorBidi" w:cs="Arial" w:hint="cs"/>
          <w:sz w:val="24"/>
          <w:szCs w:val="24"/>
          <w:rtl/>
        </w:rPr>
        <w:t>מרחק</w:t>
      </w:r>
      <w:r w:rsidRPr="002F5658">
        <w:rPr>
          <w:rFonts w:asciiTheme="minorBidi" w:hAnsiTheme="minorBidi" w:cs="Arial" w:hint="cs"/>
          <w:sz w:val="24"/>
          <w:szCs w:val="24"/>
          <w:rtl/>
        </w:rPr>
        <w:t xml:space="preserve"> בין תמונת מקור לתמונה המיוצרת</w:t>
      </w:r>
      <w:r w:rsidR="009C2B42" w:rsidRPr="002F5658">
        <w:rPr>
          <w:rFonts w:asciiTheme="minorBidi" w:hAnsiTheme="minorBidi" w:cs="Arial" w:hint="cs"/>
          <w:sz w:val="24"/>
          <w:szCs w:val="24"/>
          <w:rtl/>
        </w:rPr>
        <w:t xml:space="preserve">. </w:t>
      </w:r>
      <w:r w:rsidRPr="002F5658">
        <w:rPr>
          <w:rFonts w:asciiTheme="minorBidi" w:hAnsiTheme="minorBidi" w:cs="Arial" w:hint="cs"/>
          <w:sz w:val="24"/>
          <w:szCs w:val="24"/>
          <w:rtl/>
        </w:rPr>
        <w:t>אופן נוסף לבדיקת טיב הארכיטקטורה הוא השוואה של המאפיינים והסטטיטיוקות של מקבצי תוצרי הרשת הגנרטיבית למול מקבצי תמונות אמיתיות.</w:t>
      </w:r>
    </w:p>
    <w:p w14:paraId="1C57CDD8" w14:textId="46303BD5" w:rsidR="00D6073B" w:rsidRPr="002F5658" w:rsidRDefault="00D6073B" w:rsidP="00D6073B">
      <w:pPr>
        <w:bidi/>
        <w:spacing w:line="360" w:lineRule="auto"/>
        <w:jc w:val="both"/>
        <w:rPr>
          <w:rFonts w:asciiTheme="minorBidi" w:hAnsiTheme="minorBidi" w:cs="Arial"/>
          <w:sz w:val="24"/>
          <w:szCs w:val="24"/>
        </w:rPr>
      </w:pPr>
      <w:r w:rsidRPr="002F5658">
        <w:rPr>
          <w:rFonts w:asciiTheme="minorBidi" w:hAnsiTheme="minorBidi" w:cs="Arial" w:hint="cs"/>
          <w:sz w:val="24"/>
          <w:szCs w:val="24"/>
          <w:rtl/>
        </w:rPr>
        <w:t xml:space="preserve">עבודה זו היא המשך של עבודה מסכמת אשר ביצעתי בנושא שיפור איכות תמונה בעזרת רשתות </w:t>
      </w:r>
      <w:r w:rsidRPr="002F5658">
        <w:rPr>
          <w:rFonts w:asciiTheme="minorBidi" w:hAnsiTheme="minorBidi" w:cs="Arial" w:hint="cs"/>
          <w:sz w:val="24"/>
          <w:szCs w:val="24"/>
        </w:rPr>
        <w:t>GAN</w:t>
      </w:r>
      <w:r w:rsidRPr="002F5658">
        <w:rPr>
          <w:rFonts w:asciiTheme="minorBidi" w:hAnsiTheme="minorBidi" w:cs="Arial" w:hint="cs"/>
          <w:sz w:val="24"/>
          <w:szCs w:val="24"/>
          <w:rtl/>
        </w:rPr>
        <w:t>. לצורך השלמת הסברים אפנה לעבדוה המסכמת.</w:t>
      </w:r>
    </w:p>
    <w:p w14:paraId="0DD508EC" w14:textId="77777777" w:rsidR="00174485" w:rsidRPr="00D6073B" w:rsidRDefault="00174485" w:rsidP="00174485">
      <w:pPr>
        <w:bidi/>
        <w:spacing w:line="360" w:lineRule="auto"/>
        <w:jc w:val="both"/>
        <w:rPr>
          <w:rFonts w:asciiTheme="minorBidi" w:hAnsiTheme="minorBidi"/>
          <w:sz w:val="24"/>
          <w:szCs w:val="24"/>
          <w:rtl/>
          <w:lang w:val="en-US"/>
        </w:rPr>
      </w:pPr>
    </w:p>
    <w:p w14:paraId="16C93991" w14:textId="069BC7F1" w:rsidR="0067096A" w:rsidRDefault="0067096A" w:rsidP="00E92C57">
      <w:pPr>
        <w:pStyle w:val="Heading2"/>
        <w:bidi/>
      </w:pPr>
      <w:bookmarkStart w:id="3" w:name="_Toc137559863"/>
      <w:r>
        <w:rPr>
          <w:rFonts w:hint="cs"/>
          <w:rtl/>
        </w:rPr>
        <w:lastRenderedPageBreak/>
        <w:t>סביבת העבודה</w:t>
      </w:r>
      <w:bookmarkEnd w:id="3"/>
    </w:p>
    <w:p w14:paraId="7CE14F3F" w14:textId="14C789B8" w:rsidR="00810D0F" w:rsidRPr="002F5658" w:rsidRDefault="001341EE" w:rsidP="00810D0F">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הפרויקט נכתב בשפת </w:t>
      </w:r>
      <w:r w:rsidRPr="002F5658">
        <w:rPr>
          <w:rFonts w:asciiTheme="minorBidi" w:hAnsiTheme="minorBidi" w:cs="Arial"/>
          <w:sz w:val="24"/>
          <w:szCs w:val="24"/>
        </w:rPr>
        <w:t>Python3</w:t>
      </w:r>
      <w:r w:rsidRPr="002F5658">
        <w:rPr>
          <w:rFonts w:asciiTheme="minorBidi" w:hAnsiTheme="minorBidi" w:cs="Arial" w:hint="cs"/>
          <w:sz w:val="24"/>
          <w:szCs w:val="24"/>
          <w:rtl/>
        </w:rPr>
        <w:t xml:space="preserve"> בעזרת שימוש </w:t>
      </w:r>
      <w:r w:rsidR="00810D0F" w:rsidRPr="002F5658">
        <w:rPr>
          <w:rFonts w:asciiTheme="minorBidi" w:hAnsiTheme="minorBidi" w:cs="Arial"/>
          <w:sz w:val="24"/>
          <w:szCs w:val="24"/>
        </w:rPr>
        <w:t>TensorFlow</w:t>
      </w:r>
      <w:r w:rsidR="00810D0F" w:rsidRPr="002F5658">
        <w:rPr>
          <w:rFonts w:asciiTheme="minorBidi" w:hAnsiTheme="minorBidi" w:cs="Arial" w:hint="cs"/>
          <w:sz w:val="24"/>
          <w:szCs w:val="24"/>
          <w:rtl/>
        </w:rPr>
        <w:t xml:space="preserve"> גרסה 2.10.</w:t>
      </w:r>
      <w:r w:rsidR="00810D0F" w:rsidRPr="002F5658">
        <w:rPr>
          <w:rFonts w:asciiTheme="minorBidi" w:hAnsiTheme="minorBidi" w:cs="Arial"/>
          <w:sz w:val="24"/>
          <w:szCs w:val="24"/>
          <w:rtl/>
        </w:rPr>
        <w:br/>
      </w:r>
      <w:r w:rsidR="00810D0F" w:rsidRPr="002F5658">
        <w:rPr>
          <w:rFonts w:asciiTheme="minorBidi" w:hAnsiTheme="minorBidi" w:cs="Arial" w:hint="cs"/>
          <w:sz w:val="24"/>
          <w:szCs w:val="24"/>
          <w:rtl/>
        </w:rPr>
        <w:t xml:space="preserve"> </w:t>
      </w:r>
      <w:r w:rsidR="00810D0F" w:rsidRPr="002F5658">
        <w:rPr>
          <w:rFonts w:asciiTheme="minorBidi" w:hAnsiTheme="minorBidi" w:cs="Arial"/>
          <w:sz w:val="24"/>
          <w:szCs w:val="24"/>
        </w:rPr>
        <w:t>TensorFlow</w:t>
      </w:r>
      <w:r w:rsidR="00810D0F" w:rsidRPr="002F5658">
        <w:rPr>
          <w:rFonts w:asciiTheme="minorBidi" w:hAnsiTheme="minorBidi" w:cs="Arial"/>
          <w:sz w:val="24"/>
          <w:szCs w:val="24"/>
          <w:rtl/>
        </w:rPr>
        <w:t xml:space="preserve"> היא ספריית קוד פתוח ללמידת מכונה, המפותחת על ידי חברת גוגל לבנייה ואימון רשתות עצביות.</w:t>
      </w:r>
      <w:r w:rsidR="00810D0F" w:rsidRPr="002F5658">
        <w:rPr>
          <w:rFonts w:asciiTheme="minorBidi" w:hAnsiTheme="minorBidi" w:cs="Arial" w:hint="cs"/>
          <w:sz w:val="24"/>
          <w:szCs w:val="24"/>
          <w:rtl/>
        </w:rPr>
        <w:t xml:space="preserve"> </w:t>
      </w:r>
    </w:p>
    <w:p w14:paraId="13530506" w14:textId="77777777" w:rsidR="000B36E3" w:rsidRPr="002F5658" w:rsidRDefault="00810D0F" w:rsidP="000B36E3">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ספריית </w:t>
      </w:r>
      <w:r w:rsidRPr="002F5658">
        <w:rPr>
          <w:rFonts w:asciiTheme="minorBidi" w:hAnsiTheme="minorBidi" w:cs="Arial"/>
          <w:sz w:val="24"/>
          <w:szCs w:val="24"/>
        </w:rPr>
        <w:t>TensorFlow</w:t>
      </w:r>
      <w:r w:rsidRPr="002F5658">
        <w:rPr>
          <w:rFonts w:asciiTheme="minorBidi" w:hAnsiTheme="minorBidi" w:cs="Arial" w:hint="cs"/>
          <w:sz w:val="24"/>
          <w:szCs w:val="24"/>
          <w:rtl/>
        </w:rPr>
        <w:t xml:space="preserve"> נותנת פתרונות ותשתית לאימון מולדים ללמידת מכונה אשר בהם השתמשתי</w:t>
      </w:r>
      <w:r w:rsidR="000B36E3" w:rsidRPr="002F5658">
        <w:rPr>
          <w:rFonts w:asciiTheme="minorBidi" w:hAnsiTheme="minorBidi" w:cs="Arial" w:hint="cs"/>
          <w:sz w:val="24"/>
          <w:szCs w:val="24"/>
          <w:rtl/>
        </w:rPr>
        <w:t>:</w:t>
      </w:r>
    </w:p>
    <w:p w14:paraId="2DED23AC" w14:textId="52CB75F2"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lang w:val="en-US"/>
        </w:rPr>
        <w:t>TensorBoard</w:t>
      </w:r>
      <w:r w:rsidRPr="000B36E3">
        <w:rPr>
          <w:rFonts w:asciiTheme="minorBidi" w:hAnsiTheme="minorBidi"/>
          <w:sz w:val="24"/>
          <w:szCs w:val="24"/>
          <w:rtl/>
          <w:lang w:val="en-US"/>
        </w:rPr>
        <w:t xml:space="preserve"> משמש כסט כלים לוויזואליזציה של </w:t>
      </w:r>
      <w:r w:rsidRPr="000B36E3">
        <w:rPr>
          <w:rFonts w:asciiTheme="minorBidi" w:hAnsiTheme="minorBidi"/>
          <w:sz w:val="24"/>
          <w:szCs w:val="24"/>
          <w:lang w:val="en-US"/>
        </w:rPr>
        <w:t>TensorFlow</w:t>
      </w:r>
      <w:r w:rsidRPr="000B36E3">
        <w:rPr>
          <w:rFonts w:asciiTheme="minorBidi" w:hAnsiTheme="minorBidi"/>
          <w:sz w:val="24"/>
          <w:szCs w:val="24"/>
          <w:rtl/>
          <w:lang w:val="en-US"/>
        </w:rPr>
        <w:t xml:space="preserve">. הוא מספק ממשק משתמש ידידותי בו </w:t>
      </w:r>
      <w:r w:rsidRPr="000B36E3">
        <w:rPr>
          <w:rFonts w:asciiTheme="minorBidi" w:hAnsiTheme="minorBidi" w:hint="cs"/>
          <w:sz w:val="24"/>
          <w:szCs w:val="24"/>
          <w:rtl/>
          <w:lang w:val="en-US"/>
        </w:rPr>
        <w:t>ניתן</w:t>
      </w:r>
      <w:r w:rsidRPr="000B36E3">
        <w:rPr>
          <w:rFonts w:asciiTheme="minorBidi" w:hAnsiTheme="minorBidi"/>
          <w:sz w:val="24"/>
          <w:szCs w:val="24"/>
          <w:rtl/>
          <w:lang w:val="en-US"/>
        </w:rPr>
        <w:t xml:space="preserve"> לבחון ולפרש את הריצות והגרפים של</w:t>
      </w:r>
      <w:r w:rsidRPr="000B36E3">
        <w:rPr>
          <w:rFonts w:asciiTheme="minorBidi" w:hAnsiTheme="minorBidi" w:hint="cs"/>
          <w:sz w:val="24"/>
          <w:szCs w:val="24"/>
          <w:rtl/>
          <w:lang w:val="en-US"/>
        </w:rPr>
        <w:t xml:space="preserve"> התקדמות האיומן לגרפים השונים</w:t>
      </w:r>
    </w:p>
    <w:p w14:paraId="00AE7100" w14:textId="370C8A28"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lang w:val="en-US"/>
        </w:rPr>
        <w:t>Keras</w:t>
      </w:r>
      <w:r w:rsidRPr="000B36E3">
        <w:rPr>
          <w:rFonts w:asciiTheme="minorBidi" w:hAnsiTheme="minorBidi" w:hint="cs"/>
          <w:sz w:val="24"/>
          <w:szCs w:val="24"/>
          <w:rtl/>
          <w:lang w:val="en-US"/>
        </w:rPr>
        <w:t xml:space="preserve"> </w:t>
      </w:r>
      <w:r w:rsidRPr="000B36E3">
        <w:rPr>
          <w:rFonts w:asciiTheme="minorBidi" w:hAnsiTheme="minorBidi"/>
          <w:sz w:val="24"/>
          <w:szCs w:val="24"/>
          <w:rtl/>
          <w:lang w:val="en-US"/>
        </w:rPr>
        <w:t xml:space="preserve">הוא </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של רשתות עמוקות ברמה גבוהה, כתוב ב-</w:t>
      </w:r>
      <w:r w:rsidRPr="000B36E3">
        <w:rPr>
          <w:rFonts w:asciiTheme="minorBidi" w:hAnsiTheme="minorBidi"/>
          <w:sz w:val="24"/>
          <w:szCs w:val="24"/>
          <w:lang w:val="en-US"/>
        </w:rPr>
        <w:t>Python</w:t>
      </w:r>
      <w:r w:rsidRPr="000B36E3">
        <w:rPr>
          <w:rFonts w:asciiTheme="minorBidi" w:hAnsiTheme="minorBidi"/>
          <w:sz w:val="24"/>
          <w:szCs w:val="24"/>
          <w:rtl/>
          <w:lang w:val="en-US"/>
        </w:rPr>
        <w:t xml:space="preserve"> ומסוגל לרוץ על </w:t>
      </w:r>
      <w:r w:rsidRPr="000B36E3">
        <w:rPr>
          <w:rFonts w:asciiTheme="minorBidi" w:hAnsiTheme="minorBidi"/>
          <w:sz w:val="24"/>
          <w:szCs w:val="24"/>
          <w:lang w:val="en-US"/>
        </w:rPr>
        <w:t>TensorFlow</w:t>
      </w:r>
      <w:r w:rsidRPr="000B36E3">
        <w:rPr>
          <w:rFonts w:asciiTheme="minorBidi" w:hAnsiTheme="minorBidi"/>
          <w:sz w:val="24"/>
          <w:szCs w:val="24"/>
          <w:rtl/>
          <w:lang w:val="en-US"/>
        </w:rPr>
        <w:t>. כ-</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ידידותי למשתמש, </w:t>
      </w:r>
      <w:r w:rsidRPr="000B36E3">
        <w:rPr>
          <w:rFonts w:asciiTheme="minorBidi" w:hAnsiTheme="minorBidi"/>
          <w:sz w:val="24"/>
          <w:szCs w:val="24"/>
          <w:lang w:val="en-US"/>
        </w:rPr>
        <w:t>Keras</w:t>
      </w:r>
      <w:r w:rsidRPr="000B36E3">
        <w:rPr>
          <w:rFonts w:asciiTheme="minorBidi" w:hAnsiTheme="minorBidi"/>
          <w:sz w:val="24"/>
          <w:szCs w:val="24"/>
          <w:rtl/>
          <w:lang w:val="en-US"/>
        </w:rPr>
        <w:t xml:space="preserve"> מקל על בניית ואימון מודלים של למידה עמוקה. הוא מספק פונקציונליות להגדרה ואימון מודלים של רשתות עמוקות באמצעות </w:t>
      </w:r>
      <w:r w:rsidRPr="000B36E3">
        <w:rPr>
          <w:rFonts w:asciiTheme="minorBidi" w:hAnsiTheme="minorBidi"/>
          <w:sz w:val="24"/>
          <w:szCs w:val="24"/>
          <w:lang w:val="en-US"/>
        </w:rPr>
        <w:t>Keras</w:t>
      </w:r>
      <w:r w:rsidRPr="000B36E3">
        <w:rPr>
          <w:rFonts w:asciiTheme="minorBidi" w:hAnsiTheme="minorBidi"/>
          <w:sz w:val="24"/>
          <w:szCs w:val="24"/>
          <w:rtl/>
          <w:lang w:val="en-US"/>
        </w:rPr>
        <w:t xml:space="preserve"> גם תומך במגוון רחב של סוגי שכבות, פונקציות </w:t>
      </w:r>
      <w:r w:rsidRPr="000B36E3">
        <w:rPr>
          <w:rFonts w:asciiTheme="minorBidi" w:hAnsiTheme="minorBidi" w:hint="cs"/>
          <w:sz w:val="24"/>
          <w:szCs w:val="24"/>
          <w:rtl/>
          <w:lang w:val="en-US"/>
        </w:rPr>
        <w:t>הפסד</w:t>
      </w:r>
      <w:r w:rsidRPr="000B36E3">
        <w:rPr>
          <w:rFonts w:asciiTheme="minorBidi" w:hAnsiTheme="minorBidi"/>
          <w:sz w:val="24"/>
          <w:szCs w:val="24"/>
          <w:rtl/>
          <w:lang w:val="en-US"/>
        </w:rPr>
        <w:t>, אופטימיזטורים, ועוד.</w:t>
      </w:r>
    </w:p>
    <w:p w14:paraId="7158E982" w14:textId="384391C8" w:rsid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rtl/>
          <w:lang w:val="en-US"/>
        </w:rPr>
        <w:t xml:space="preserve">ניתן לטעון נתונים ולעבדם מראש באופן יעיל באמצעות </w:t>
      </w:r>
      <w:r w:rsidRPr="000B36E3">
        <w:rPr>
          <w:rFonts w:asciiTheme="minorBidi" w:hAnsiTheme="minorBidi"/>
          <w:sz w:val="24"/>
          <w:szCs w:val="24"/>
          <w:lang w:val="en-US"/>
        </w:rPr>
        <w:t>API tf.data</w:t>
      </w:r>
      <w:r w:rsidRPr="000B36E3">
        <w:rPr>
          <w:rFonts w:asciiTheme="minorBidi" w:hAnsiTheme="minorBidi"/>
          <w:sz w:val="24"/>
          <w:szCs w:val="24"/>
          <w:rtl/>
          <w:lang w:val="en-US"/>
        </w:rPr>
        <w:t xml:space="preserve">, שיכול להתמודד עם כמויות גדולות של נתונים, לבצע המרות מורכבות ולטעון נתונים באופן מקביל באופן יעיל. </w:t>
      </w:r>
    </w:p>
    <w:p w14:paraId="176B8F72" w14:textId="77777777" w:rsidR="00863BAB" w:rsidRPr="00863BAB" w:rsidRDefault="00863BAB" w:rsidP="00863BAB">
      <w:pPr>
        <w:bidi/>
        <w:spacing w:line="360" w:lineRule="auto"/>
        <w:jc w:val="both"/>
        <w:rPr>
          <w:rFonts w:asciiTheme="minorBidi" w:hAnsiTheme="minorBidi"/>
          <w:sz w:val="24"/>
          <w:szCs w:val="24"/>
          <w:lang w:val="en-US"/>
        </w:rPr>
      </w:pPr>
    </w:p>
    <w:p w14:paraId="5B2AFFFD" w14:textId="5A69323A" w:rsid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החומרה עליה הורצו המודלים והבדיקות </w:t>
      </w:r>
      <w:r w:rsidR="000B36E3">
        <w:rPr>
          <w:rFonts w:asciiTheme="minorBidi" w:hAnsiTheme="minorBidi"/>
          <w:sz w:val="24"/>
          <w:szCs w:val="24"/>
          <w:lang w:val="en-US"/>
        </w:rPr>
        <w:t>:</w:t>
      </w:r>
    </w:p>
    <w:p w14:paraId="4D8A3C4D" w14:textId="09BD8515" w:rsidR="00863BAB" w:rsidRPr="00863BAB" w:rsidRDefault="00863BAB" w:rsidP="00863BAB">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מחשב 9500 </w:t>
      </w:r>
      <w:r>
        <w:rPr>
          <w:rFonts w:asciiTheme="minorBidi" w:hAnsiTheme="minorBidi" w:hint="cs"/>
          <w:sz w:val="24"/>
          <w:szCs w:val="24"/>
          <w:lang w:val="en-US"/>
        </w:rPr>
        <w:t>XPS</w:t>
      </w:r>
      <w:r>
        <w:rPr>
          <w:rFonts w:asciiTheme="minorBidi" w:hAnsiTheme="minorBidi" w:hint="cs"/>
          <w:sz w:val="24"/>
          <w:szCs w:val="24"/>
          <w:rtl/>
          <w:lang w:val="en-US"/>
        </w:rPr>
        <w:t xml:space="preserve"> </w:t>
      </w:r>
      <w:r>
        <w:rPr>
          <w:rFonts w:asciiTheme="minorBidi" w:hAnsiTheme="minorBidi"/>
          <w:sz w:val="24"/>
          <w:szCs w:val="24"/>
          <w:lang w:val="en-US"/>
        </w:rPr>
        <w:t>Dell</w:t>
      </w:r>
      <w:r>
        <w:rPr>
          <w:rFonts w:asciiTheme="minorBidi" w:hAnsiTheme="minorBidi" w:hint="cs"/>
          <w:sz w:val="24"/>
          <w:szCs w:val="24"/>
          <w:lang w:val="en-US"/>
        </w:rPr>
        <w:t xml:space="preserve"> </w:t>
      </w:r>
      <w:r>
        <w:rPr>
          <w:rFonts w:asciiTheme="minorBidi" w:hAnsiTheme="minorBidi" w:hint="cs"/>
          <w:sz w:val="24"/>
          <w:szCs w:val="24"/>
          <w:rtl/>
          <w:lang w:val="en-US"/>
        </w:rPr>
        <w:t xml:space="preserve"> </w:t>
      </w:r>
    </w:p>
    <w:p w14:paraId="3774AF97" w14:textId="646F4320" w:rsidR="002F4BD8" w:rsidRP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מעבד</w:t>
      </w:r>
      <w:r w:rsidRPr="002F4BD8">
        <w:rPr>
          <w:rFonts w:asciiTheme="minorBidi" w:hAnsiTheme="minorBidi" w:cs="Arial"/>
          <w:sz w:val="24"/>
          <w:szCs w:val="24"/>
          <w:rtl/>
          <w:lang w:val="en-US"/>
        </w:rPr>
        <w:tab/>
      </w:r>
      <w:r w:rsidRPr="002F4BD8">
        <w:rPr>
          <w:rFonts w:asciiTheme="minorBidi" w:hAnsiTheme="minorBidi"/>
          <w:sz w:val="24"/>
          <w:szCs w:val="24"/>
          <w:lang w:val="en-US"/>
        </w:rPr>
        <w:t>Intel(R) Core(TM) i7-10750H CPU @ 2.60GHz   2.59 GHz</w:t>
      </w:r>
    </w:p>
    <w:p w14:paraId="12810C93" w14:textId="05655E58" w:rsidR="002F4BD8" w:rsidRDefault="002F4BD8" w:rsidP="002F4BD8">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זיכרון </w:t>
      </w:r>
      <w:r>
        <w:rPr>
          <w:rFonts w:asciiTheme="minorBidi" w:hAnsiTheme="minorBidi" w:hint="cs"/>
          <w:sz w:val="24"/>
          <w:szCs w:val="24"/>
          <w:lang w:val="en-US"/>
        </w:rPr>
        <w:t>RAM</w:t>
      </w:r>
      <w:r w:rsidRPr="002F4BD8">
        <w:rPr>
          <w:rFonts w:asciiTheme="minorBidi" w:hAnsiTheme="minorBidi" w:cs="Arial"/>
          <w:sz w:val="24"/>
          <w:szCs w:val="24"/>
          <w:rtl/>
          <w:lang w:val="en-US"/>
        </w:rPr>
        <w:tab/>
        <w:t xml:space="preserve">32.0 </w:t>
      </w:r>
      <w:r w:rsidRPr="002F4BD8">
        <w:rPr>
          <w:rFonts w:asciiTheme="minorBidi" w:hAnsiTheme="minorBidi"/>
          <w:sz w:val="24"/>
          <w:szCs w:val="24"/>
          <w:lang w:val="en-US"/>
        </w:rPr>
        <w:t>GB (31.8 GB usable)</w:t>
      </w:r>
    </w:p>
    <w:p w14:paraId="77A901C3" w14:textId="37AEF437" w:rsidR="002F4BD8" w:rsidRPr="00660BB0" w:rsidRDefault="002F4BD8" w:rsidP="00660BB0">
      <w:pPr>
        <w:bidi/>
        <w:spacing w:line="360" w:lineRule="auto"/>
        <w:jc w:val="both"/>
        <w:rPr>
          <w:rFonts w:asciiTheme="minorBidi" w:hAnsiTheme="minorBidi"/>
          <w:sz w:val="24"/>
          <w:szCs w:val="24"/>
          <w:rtl/>
          <w:lang w:val="en-US"/>
        </w:rPr>
      </w:pPr>
      <w:r>
        <w:rPr>
          <w:rFonts w:asciiTheme="minorBidi" w:hAnsiTheme="minorBidi" w:hint="cs"/>
          <w:sz w:val="24"/>
          <w:szCs w:val="24"/>
          <w:lang w:val="en-US"/>
        </w:rPr>
        <w:t>GPU</w:t>
      </w:r>
      <w:r>
        <w:rPr>
          <w:rFonts w:asciiTheme="minorBidi" w:hAnsiTheme="minorBidi" w:hint="cs"/>
          <w:sz w:val="24"/>
          <w:szCs w:val="24"/>
          <w:rtl/>
          <w:lang w:val="en-US"/>
        </w:rPr>
        <w:t xml:space="preserve"> </w:t>
      </w:r>
      <w:r>
        <w:rPr>
          <w:rFonts w:asciiTheme="minorBidi" w:hAnsiTheme="minorBidi"/>
          <w:sz w:val="24"/>
          <w:szCs w:val="24"/>
          <w:lang w:val="en-US"/>
        </w:rPr>
        <w:t>NVIDIA GeForce GTX 1650 Ti</w:t>
      </w:r>
    </w:p>
    <w:p w14:paraId="0CF8A33D" w14:textId="21521D14" w:rsidR="00E92C57" w:rsidRDefault="00E92C57" w:rsidP="002F4BD8">
      <w:pPr>
        <w:pStyle w:val="Heading2"/>
        <w:bidi/>
      </w:pPr>
      <w:bookmarkStart w:id="4" w:name="_Toc137559864"/>
      <w:r>
        <w:rPr>
          <w:rFonts w:hint="cs"/>
          <w:rtl/>
        </w:rPr>
        <w:t>ייצור הדאטה</w:t>
      </w:r>
      <w:bookmarkEnd w:id="4"/>
    </w:p>
    <w:p w14:paraId="5FC74677" w14:textId="7AE71C18"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בעבודה זו השתמשתי בדאטהסט </w:t>
      </w:r>
      <w:r w:rsidRPr="00AA664D">
        <w:rPr>
          <w:rFonts w:asciiTheme="minorBidi" w:eastAsia="Times New Roman" w:hAnsiTheme="minorBidi"/>
          <w:color w:val="000000"/>
          <w:sz w:val="24"/>
          <w:szCs w:val="24"/>
        </w:rPr>
        <w:t>CelebFaces Attributes (CelebA) Dataset</w:t>
      </w:r>
    </w:p>
    <w:p w14:paraId="321083D7" w14:textId="0B6A6F5B"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בפרט הורדתי את </w:t>
      </w:r>
      <w:r w:rsidRPr="00AA664D">
        <w:rPr>
          <w:rFonts w:asciiTheme="minorBidi" w:eastAsia="Times New Roman" w:hAnsiTheme="minorBidi"/>
          <w:color w:val="000000"/>
          <w:sz w:val="24"/>
          <w:szCs w:val="24"/>
        </w:rPr>
        <w:t>img_align_celeba</w:t>
      </w:r>
      <w:r w:rsidRPr="00AA664D">
        <w:rPr>
          <w:rFonts w:asciiTheme="minorBidi" w:eastAsia="Times New Roman" w:hAnsiTheme="minorBidi" w:hint="cs"/>
          <w:color w:val="000000"/>
          <w:sz w:val="24"/>
          <w:szCs w:val="24"/>
          <w:rtl/>
        </w:rPr>
        <w:t xml:space="preserve"> מהאתר של </w:t>
      </w:r>
      <w:r w:rsidRPr="00AA664D">
        <w:rPr>
          <w:rFonts w:asciiTheme="minorBidi" w:eastAsia="Times New Roman" w:hAnsiTheme="minorBidi"/>
          <w:color w:val="000000"/>
          <w:sz w:val="24"/>
          <w:szCs w:val="24"/>
        </w:rPr>
        <w:t>Kaggle</w:t>
      </w:r>
      <w:r w:rsidRPr="00AA664D">
        <w:rPr>
          <w:rFonts w:asciiTheme="minorBidi" w:eastAsia="Times New Roman" w:hAnsiTheme="minorBidi" w:hint="cs"/>
          <w:color w:val="000000"/>
          <w:sz w:val="24"/>
          <w:szCs w:val="24"/>
          <w:rtl/>
        </w:rPr>
        <w:t xml:space="preserve">. מקבץ התמונות מכיל כ 202.5 אלף תמונות של פרצופי מפורסמים, התמונות מיושרות וחתוכות כך שדמות המפורסם במרכז התמונה. גדלי התמונת המקוריות הן </w:t>
      </w:r>
      <w:r w:rsidRPr="00AA664D">
        <w:rPr>
          <w:rFonts w:asciiTheme="minorBidi" w:eastAsia="Times New Roman" w:hAnsiTheme="minorBidi"/>
          <w:color w:val="000000"/>
          <w:sz w:val="24"/>
          <w:szCs w:val="24"/>
        </w:rPr>
        <w:t>218X178</w:t>
      </w:r>
      <w:r w:rsidRPr="00AA664D">
        <w:rPr>
          <w:rFonts w:asciiTheme="minorBidi" w:eastAsia="Times New Roman" w:hAnsiTheme="minorBidi" w:hint="cs"/>
          <w:color w:val="000000"/>
          <w:sz w:val="24"/>
          <w:szCs w:val="24"/>
          <w:rtl/>
        </w:rPr>
        <w:t>.</w:t>
      </w:r>
    </w:p>
    <w:p w14:paraId="379EC295" w14:textId="7DD134F0" w:rsidR="004819C2" w:rsidRPr="00AA664D" w:rsidRDefault="004819C2"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לטעינת התמונת ייצרתי מחלקה עוטפת הנקראת </w:t>
      </w:r>
      <w:r w:rsidRPr="00AA664D">
        <w:rPr>
          <w:rFonts w:asciiTheme="minorBidi" w:eastAsia="Times New Roman" w:hAnsiTheme="minorBidi"/>
          <w:color w:val="000000"/>
          <w:sz w:val="24"/>
          <w:szCs w:val="24"/>
        </w:rPr>
        <w:t xml:space="preserve">MyDataLoader </w:t>
      </w:r>
      <w:r w:rsidRPr="00AA664D">
        <w:rPr>
          <w:rFonts w:asciiTheme="minorBidi" w:eastAsia="Times New Roman" w:hAnsiTheme="minorBidi" w:hint="cs"/>
          <w:color w:val="000000"/>
          <w:sz w:val="24"/>
          <w:szCs w:val="24"/>
          <w:rtl/>
        </w:rPr>
        <w:t xml:space="preserve"> הנמצאת בקובץ </w:t>
      </w:r>
      <w:r w:rsidRPr="00AA664D">
        <w:rPr>
          <w:rFonts w:asciiTheme="minorBidi" w:eastAsia="Times New Roman" w:hAnsiTheme="minorBidi"/>
          <w:color w:val="000000"/>
          <w:sz w:val="24"/>
          <w:szCs w:val="24"/>
        </w:rPr>
        <w:t>DataLoader</w:t>
      </w:r>
      <w:r w:rsidRPr="00AA664D">
        <w:rPr>
          <w:rFonts w:asciiTheme="minorBidi" w:eastAsia="Times New Roman" w:hAnsiTheme="minorBidi" w:hint="cs"/>
          <w:color w:val="000000"/>
          <w:sz w:val="24"/>
          <w:szCs w:val="24"/>
          <w:rtl/>
        </w:rPr>
        <w:t xml:space="preserve">. המחלקה מייצרת  מקבצים (באטצ'ים) של טנסורים בעזרת שימוש בתשתית הנינתנת על ידי ה </w:t>
      </w:r>
      <w:r w:rsidRPr="00AA664D">
        <w:rPr>
          <w:rFonts w:asciiTheme="minorBidi" w:eastAsia="Times New Roman" w:hAnsiTheme="minorBidi"/>
          <w:color w:val="000000"/>
          <w:sz w:val="24"/>
          <w:szCs w:val="24"/>
        </w:rPr>
        <w:t>tf.data</w:t>
      </w:r>
      <w:r w:rsidRPr="00AA664D">
        <w:rPr>
          <w:rFonts w:asciiTheme="minorBidi" w:eastAsia="Times New Roman" w:hAnsiTheme="minorBidi" w:hint="cs"/>
          <w:color w:val="000000"/>
          <w:sz w:val="24"/>
          <w:szCs w:val="24"/>
          <w:rtl/>
        </w:rPr>
        <w:t xml:space="preserve"> </w:t>
      </w:r>
      <w:r w:rsidRPr="00AA664D">
        <w:rPr>
          <w:rFonts w:asciiTheme="minorBidi" w:eastAsia="Times New Roman" w:hAnsiTheme="minorBidi" w:hint="cs"/>
          <w:color w:val="000000"/>
          <w:sz w:val="24"/>
          <w:szCs w:val="24"/>
        </w:rPr>
        <w:t>API</w:t>
      </w:r>
      <w:r w:rsidRPr="00AA664D">
        <w:rPr>
          <w:rFonts w:asciiTheme="minorBidi" w:eastAsia="Times New Roman" w:hAnsiTheme="minorBidi" w:hint="cs"/>
          <w:color w:val="000000"/>
          <w:sz w:val="24"/>
          <w:szCs w:val="24"/>
          <w:rtl/>
        </w:rPr>
        <w:t xml:space="preserve"> של </w:t>
      </w:r>
      <w:r w:rsidRPr="00AA664D">
        <w:rPr>
          <w:rFonts w:asciiTheme="minorBidi" w:eastAsia="Times New Roman" w:hAnsiTheme="minorBidi"/>
          <w:color w:val="000000"/>
          <w:sz w:val="24"/>
          <w:szCs w:val="24"/>
        </w:rPr>
        <w:t>TensorFlow</w:t>
      </w:r>
      <w:r w:rsidRPr="00AA664D">
        <w:rPr>
          <w:rFonts w:asciiTheme="minorBidi" w:eastAsia="Times New Roman" w:hAnsiTheme="minorBidi" w:hint="cs"/>
          <w:color w:val="000000"/>
          <w:sz w:val="24"/>
          <w:szCs w:val="24"/>
          <w:rtl/>
        </w:rPr>
        <w:t>. המחלקה מקבלת כפרמטר את גדלי המקבצים( באצטצ'ים) , גודל התמונה הגדולה, יחס ההקטנה, כמות התמונות אשר יישמרו למקבץ המבחן</w:t>
      </w:r>
      <w:r w:rsidRPr="00AA664D">
        <w:rPr>
          <w:rFonts w:asciiTheme="minorBidi" w:eastAsia="Times New Roman" w:hAnsiTheme="minorBidi"/>
          <w:color w:val="000000"/>
          <w:sz w:val="24"/>
          <w:szCs w:val="24"/>
        </w:rPr>
        <w:t xml:space="preserve">   validation </w:t>
      </w:r>
      <w:r w:rsidRPr="00AA664D">
        <w:rPr>
          <w:rFonts w:asciiTheme="minorBidi" w:eastAsia="Times New Roman" w:hAnsiTheme="minorBidi" w:hint="cs"/>
          <w:color w:val="000000"/>
          <w:sz w:val="24"/>
          <w:szCs w:val="24"/>
          <w:rtl/>
        </w:rPr>
        <w:t xml:space="preserve">על תמונות אלה לא יבוצע אימון, תמות אלה ישומשו לבידקת </w:t>
      </w:r>
      <w:r w:rsidR="00055A94" w:rsidRPr="00AA664D">
        <w:rPr>
          <w:rFonts w:asciiTheme="minorBidi" w:eastAsia="Times New Roman" w:hAnsiTheme="minorBidi" w:hint="cs"/>
          <w:color w:val="000000"/>
          <w:sz w:val="24"/>
          <w:szCs w:val="24"/>
          <w:rtl/>
        </w:rPr>
        <w:t>איכות תוצרי הארכיטקטורות השונות.</w:t>
      </w:r>
    </w:p>
    <w:p w14:paraId="1D6A2ACC" w14:textId="7E2D4079" w:rsidR="00E92C57" w:rsidRDefault="00055A94" w:rsidP="00551847">
      <w:pPr>
        <w:bidi/>
        <w:spacing w:after="0" w:line="360" w:lineRule="auto"/>
        <w:jc w:val="both"/>
        <w:rPr>
          <w:rFonts w:asciiTheme="minorBidi" w:eastAsia="Times New Roman" w:hAnsiTheme="minorBidi"/>
          <w:color w:val="000000"/>
          <w:sz w:val="24"/>
          <w:szCs w:val="24"/>
          <w:rtl/>
          <w:lang w:val="en-US"/>
        </w:rPr>
      </w:pPr>
      <w:r w:rsidRPr="00AA664D">
        <w:rPr>
          <w:rFonts w:asciiTheme="minorBidi" w:eastAsia="Times New Roman" w:hAnsiTheme="minorBidi" w:hint="cs"/>
          <w:color w:val="000000"/>
          <w:sz w:val="24"/>
          <w:szCs w:val="24"/>
          <w:rtl/>
        </w:rPr>
        <w:lastRenderedPageBreak/>
        <w:t>בעבודה זו השתמשתי בפרמטרים לאימון הדומים לפרמטרים לאימון מהמאמר  [2]. גודל הבאטץ 16, גודל התמונה ברזולוציה הגבוה 96, יחס ההקטנה לרזולוציה הנמוכה 4, בנוסף השארתי 5 אחוז ממקבץ התמנות ל</w:t>
      </w:r>
      <w:r w:rsidRPr="00AA664D">
        <w:rPr>
          <w:rFonts w:asciiTheme="minorBidi" w:eastAsia="Times New Roman" w:hAnsiTheme="minorBidi"/>
          <w:color w:val="000000"/>
          <w:sz w:val="24"/>
          <w:szCs w:val="24"/>
        </w:rPr>
        <w:t xml:space="preserve"> validation</w:t>
      </w:r>
      <w:r w:rsidRPr="00AA664D">
        <w:rPr>
          <w:rFonts w:asciiTheme="minorBidi" w:eastAsia="Times New Roman" w:hAnsiTheme="minorBidi" w:hint="cs"/>
          <w:color w:val="000000"/>
          <w:sz w:val="24"/>
          <w:szCs w:val="24"/>
          <w:rtl/>
        </w:rPr>
        <w:t xml:space="preserve">, זוהי כמות גבוהה יחסית של מקבץ </w:t>
      </w:r>
      <w:r w:rsidRPr="00AA664D">
        <w:rPr>
          <w:rFonts w:asciiTheme="minorBidi" w:eastAsia="Times New Roman" w:hAnsiTheme="minorBidi"/>
          <w:color w:val="000000"/>
          <w:sz w:val="24"/>
          <w:szCs w:val="24"/>
        </w:rPr>
        <w:t>validation</w:t>
      </w:r>
      <w:r w:rsidRPr="00AA664D">
        <w:rPr>
          <w:rFonts w:asciiTheme="minorBidi" w:eastAsia="Times New Roman" w:hAnsiTheme="minorBidi" w:hint="cs"/>
          <w:color w:val="000000"/>
          <w:sz w:val="24"/>
          <w:szCs w:val="24"/>
          <w:rtl/>
        </w:rPr>
        <w:t>. הסיבה לגודל הנבחר בסט הוולידציה היא שביצעתי שימוש בתמונות הוולידציה במדידת מטריקות למרחקים בין מקבצי תמונה אשר דורש כמות גדולה יחסית של תמונות לצורך תוצאה מדויקת יותר.</w:t>
      </w:r>
      <w:r w:rsidR="00551847">
        <w:rPr>
          <w:rFonts w:asciiTheme="minorBidi" w:eastAsia="Times New Roman" w:hAnsiTheme="minorBidi"/>
          <w:color w:val="000000"/>
          <w:sz w:val="24"/>
          <w:szCs w:val="24"/>
          <w:lang w:val="en-US"/>
        </w:rPr>
        <w:t xml:space="preserve"> </w:t>
      </w:r>
      <w:r w:rsidR="00551847">
        <w:rPr>
          <w:rFonts w:asciiTheme="minorBidi" w:eastAsia="Times New Roman" w:hAnsiTheme="minorBidi" w:hint="cs"/>
          <w:color w:val="000000"/>
          <w:sz w:val="24"/>
          <w:szCs w:val="24"/>
          <w:rtl/>
          <w:lang w:val="en-US"/>
        </w:rPr>
        <w:t xml:space="preserve"> בשלב טעינת התמונות אני מבצע צימוד של כל תמונה ברזולוציה גבוה לתמונה אשר עוברת הקטנ</w:t>
      </w:r>
      <w:r w:rsidR="00F64D61">
        <w:rPr>
          <w:rFonts w:asciiTheme="minorBidi" w:eastAsia="Times New Roman" w:hAnsiTheme="minorBidi" w:hint="cs"/>
          <w:color w:val="000000"/>
          <w:sz w:val="24"/>
          <w:szCs w:val="24"/>
          <w:rtl/>
          <w:lang w:val="en-US"/>
        </w:rPr>
        <w:t xml:space="preserve">ת </w:t>
      </w:r>
      <w:r w:rsidR="00F64D61">
        <w:rPr>
          <w:rFonts w:asciiTheme="minorBidi" w:eastAsia="Times New Roman" w:hAnsiTheme="minorBidi"/>
          <w:color w:val="000000"/>
          <w:sz w:val="24"/>
          <w:szCs w:val="24"/>
          <w:lang w:val="en-US"/>
        </w:rPr>
        <w:t>bicubic</w:t>
      </w:r>
      <w:r w:rsidR="00A74010">
        <w:rPr>
          <w:rFonts w:asciiTheme="minorBidi" w:eastAsia="Times New Roman" w:hAnsiTheme="minorBidi" w:hint="cs"/>
          <w:color w:val="000000"/>
          <w:sz w:val="24"/>
          <w:szCs w:val="24"/>
          <w:rtl/>
          <w:lang w:val="en-US"/>
        </w:rPr>
        <w:t>, כך שכל איבר מהדאהסט שאני יוצר מורכב מ2 תמונות אחת ברזלוציה גבוהה והשניה ברזלוציה נמוכה.</w:t>
      </w:r>
    </w:p>
    <w:p w14:paraId="6F0EA30B" w14:textId="09011264" w:rsidR="00C16A0E" w:rsidRDefault="00C16A0E" w:rsidP="00C16A0E">
      <w:pPr>
        <w:pStyle w:val="Heading2"/>
        <w:bidi/>
        <w:rPr>
          <w:rtl/>
        </w:rPr>
      </w:pPr>
      <w:r>
        <w:rPr>
          <w:rFonts w:hint="cs"/>
          <w:rtl/>
        </w:rPr>
        <w:t xml:space="preserve">הסבר על </w:t>
      </w:r>
      <w:r>
        <w:rPr>
          <w:rFonts w:hint="cs"/>
          <w:rtl/>
        </w:rPr>
        <w:t>מבנה הפרויקט</w:t>
      </w:r>
      <w:r>
        <w:rPr>
          <w:rFonts w:hint="cs"/>
          <w:rtl/>
        </w:rPr>
        <w:t>.</w:t>
      </w:r>
    </w:p>
    <w:p w14:paraId="307AB8C1" w14:textId="36590F6F" w:rsidR="00C16A0E" w:rsidRDefault="00C16A0E" w:rsidP="00863A3D">
      <w:pPr>
        <w:bidi/>
        <w:rPr>
          <w:rtl/>
          <w:lang w:val="en-US"/>
        </w:rPr>
      </w:pPr>
      <w:r>
        <w:rPr>
          <w:rFonts w:hint="cs"/>
          <w:rtl/>
          <w:lang w:val="en-US"/>
        </w:rPr>
        <w:t xml:space="preserve">הפרויקט נועד לעשות השוואה בין ארכיטקטורת </w:t>
      </w:r>
      <w:r>
        <w:rPr>
          <w:rFonts w:hint="cs"/>
          <w:lang w:val="en-US"/>
        </w:rPr>
        <w:t xml:space="preserve">GAN </w:t>
      </w:r>
      <w:r>
        <w:rPr>
          <w:rFonts w:hint="cs"/>
          <w:rtl/>
          <w:lang w:val="en-US"/>
        </w:rPr>
        <w:t xml:space="preserve">. </w:t>
      </w:r>
      <w:r w:rsidR="00C71DC2">
        <w:rPr>
          <w:rFonts w:hint="cs"/>
          <w:rtl/>
          <w:lang w:val="en-US"/>
        </w:rPr>
        <w:t xml:space="preserve">בחרתי להשתמש בעקרון של פולימופיזם ולממש מחלקה אבסרטקטית כך שהקוד עבור הפעולות המשתפות ייכתב פעם אחת. תפקיד </w:t>
      </w:r>
      <w:r w:rsidR="00863A3D">
        <w:rPr>
          <w:rFonts w:hint="cs"/>
          <w:rtl/>
          <w:lang w:val="en-US"/>
        </w:rPr>
        <w:t>ה</w:t>
      </w:r>
      <w:r w:rsidR="00C71DC2">
        <w:rPr>
          <w:rFonts w:hint="cs"/>
          <w:rtl/>
          <w:lang w:val="en-US"/>
        </w:rPr>
        <w:t xml:space="preserve">מחלקה </w:t>
      </w:r>
      <w:r w:rsidR="00863A3D">
        <w:rPr>
          <w:rFonts w:hint="cs"/>
          <w:rtl/>
          <w:lang w:val="en-US"/>
        </w:rPr>
        <w:t>האבסטרקטית</w:t>
      </w:r>
      <w:r w:rsidR="00C71DC2">
        <w:rPr>
          <w:rFonts w:hint="cs"/>
          <w:rtl/>
          <w:lang w:val="en-US"/>
        </w:rPr>
        <w:t xml:space="preserve"> הוא להוות בסיס משותף לאימון</w:t>
      </w:r>
      <w:r w:rsidR="00863A3D">
        <w:rPr>
          <w:rFonts w:hint="cs"/>
          <w:rtl/>
          <w:lang w:val="en-US"/>
        </w:rPr>
        <w:t>.</w:t>
      </w:r>
      <w:r w:rsidR="00C71DC2">
        <w:rPr>
          <w:rFonts w:hint="cs"/>
          <w:rtl/>
          <w:lang w:val="en-US"/>
        </w:rPr>
        <w:t xml:space="preserve"> לולאת האימון, מדידות הביצועים, שמירת תוצרי הביניים </w:t>
      </w:r>
      <w:r w:rsidR="00863A3D">
        <w:rPr>
          <w:rFonts w:hint="cs"/>
          <w:rtl/>
          <w:lang w:val="en-US"/>
        </w:rPr>
        <w:t>ו</w:t>
      </w:r>
      <w:r w:rsidR="00C71DC2">
        <w:rPr>
          <w:rFonts w:hint="cs"/>
          <w:rtl/>
          <w:lang w:val="en-US"/>
        </w:rPr>
        <w:t>חישוב המדדים לאורך התקדמות האימון נעשים במחלקה זו.</w:t>
      </w:r>
      <w:r w:rsidR="00863A3D">
        <w:rPr>
          <w:rFonts w:hint="cs"/>
          <w:rtl/>
          <w:lang w:val="en-US"/>
        </w:rPr>
        <w:t xml:space="preserve"> בעקבות מימוש מחלקה זו, </w:t>
      </w:r>
      <w:r w:rsidR="00C71DC2">
        <w:rPr>
          <w:rFonts w:hint="cs"/>
          <w:rtl/>
          <w:lang w:val="en-US"/>
        </w:rPr>
        <w:t xml:space="preserve">עבור כל מודל שאבדוק בפרויקט, הדבר היחידי שצריך לעשות </w:t>
      </w:r>
      <w:r w:rsidR="00863A3D">
        <w:rPr>
          <w:rFonts w:hint="cs"/>
          <w:rtl/>
          <w:lang w:val="en-US"/>
        </w:rPr>
        <w:t>על מנת להעריך את טיבו</w:t>
      </w:r>
      <w:r w:rsidR="00C71DC2">
        <w:rPr>
          <w:rFonts w:hint="cs"/>
          <w:rtl/>
          <w:lang w:val="en-US"/>
        </w:rPr>
        <w:t xml:space="preserve"> הוא לרשת מהמחלקה האבסטרקטית ולממש את צעדי האימון לגנרטור והדסקרימנטור. הארכיטקטורות השונות </w:t>
      </w:r>
      <w:r w:rsidR="00863A3D">
        <w:rPr>
          <w:rFonts w:hint="cs"/>
          <w:rtl/>
          <w:lang w:val="en-US"/>
        </w:rPr>
        <w:t xml:space="preserve">אשר אני בוחן, </w:t>
      </w:r>
      <w:r w:rsidR="00017A85">
        <w:rPr>
          <w:rFonts w:hint="cs"/>
          <w:rtl/>
          <w:lang w:val="en-US"/>
        </w:rPr>
        <w:t xml:space="preserve">עושות את </w:t>
      </w:r>
      <w:r w:rsidR="00863A3D">
        <w:rPr>
          <w:rFonts w:hint="cs"/>
          <w:rtl/>
          <w:lang w:val="en-US"/>
        </w:rPr>
        <w:t xml:space="preserve">השינוי </w:t>
      </w:r>
      <w:r w:rsidR="00017A85">
        <w:rPr>
          <w:rFonts w:hint="cs"/>
          <w:rtl/>
          <w:lang w:val="en-US"/>
        </w:rPr>
        <w:t>הנדרש בקבצים שונים שקרויים לפי שם הארכיטקטורה כפי שאסביר במהלך העבודה.</w:t>
      </w:r>
      <w:r w:rsidR="00863A3D">
        <w:rPr>
          <w:rFonts w:hint="cs"/>
          <w:rtl/>
          <w:lang w:val="en-US"/>
        </w:rPr>
        <w:t xml:space="preserve"> המחלקה</w:t>
      </w:r>
      <w:r w:rsidR="00863A3D">
        <w:rPr>
          <w:rFonts w:hint="cs"/>
          <w:rtl/>
          <w:lang w:val="en-US"/>
        </w:rPr>
        <w:t xml:space="preserve"> האבסטרקטית</w:t>
      </w:r>
      <w:r w:rsidR="00863A3D">
        <w:rPr>
          <w:rFonts w:hint="cs"/>
          <w:rtl/>
          <w:lang w:val="en-US"/>
        </w:rPr>
        <w:t xml:space="preserve"> נמצאת בקובץ </w:t>
      </w:r>
      <w:r w:rsidR="00863A3D">
        <w:rPr>
          <w:lang w:val="en-US"/>
        </w:rPr>
        <w:t>train.py</w:t>
      </w:r>
      <w:r w:rsidR="00863A3D">
        <w:rPr>
          <w:rFonts w:hint="cs"/>
          <w:rtl/>
          <w:lang w:val="en-US"/>
        </w:rPr>
        <w:t xml:space="preserve"> ונקראת </w:t>
      </w:r>
      <w:r w:rsidR="00863A3D" w:rsidRPr="00C71DC2">
        <w:rPr>
          <w:lang w:val="en-US"/>
        </w:rPr>
        <w:t>AbsTrainer</w:t>
      </w:r>
      <w:r w:rsidR="00863A3D">
        <w:rPr>
          <w:rFonts w:hint="cs"/>
          <w:rtl/>
          <w:lang w:val="en-US"/>
        </w:rPr>
        <w:t>.</w:t>
      </w:r>
    </w:p>
    <w:p w14:paraId="71E0738C" w14:textId="31350FE6" w:rsidR="00863A3D" w:rsidRDefault="00863A3D" w:rsidP="00863A3D">
      <w:pPr>
        <w:bidi/>
        <w:rPr>
          <w:rtl/>
          <w:lang w:val="en-US"/>
        </w:rPr>
      </w:pPr>
      <w:r>
        <w:rPr>
          <w:rFonts w:hint="cs"/>
          <w:rtl/>
          <w:lang w:val="en-US"/>
        </w:rPr>
        <w:t xml:space="preserve">לשם הפרדה בין צורת האימון לייצירת המודל, בחרתי להפריד את ייצירת המודלים לקובץ אשר מיועד לכך ונקרא </w:t>
      </w:r>
      <w:r>
        <w:rPr>
          <w:lang w:val="en-US"/>
        </w:rPr>
        <w:t>model.py</w:t>
      </w:r>
      <w:r>
        <w:rPr>
          <w:rFonts w:hint="cs"/>
          <w:rtl/>
          <w:lang w:val="en-US"/>
        </w:rPr>
        <w:t>. בקובץ זה, אני בונה את כל המודלים השונים המתאימים לארכיקטורות הושנות.</w:t>
      </w:r>
    </w:p>
    <w:p w14:paraId="7DD24D9B" w14:textId="7E3C6FD4" w:rsidR="00863A3D" w:rsidRPr="00863A3D" w:rsidRDefault="00FB1177" w:rsidP="00FB1177">
      <w:pPr>
        <w:bidi/>
        <w:rPr>
          <w:rFonts w:hint="cs"/>
          <w:rtl/>
          <w:lang w:val="en-US"/>
        </w:rPr>
      </w:pPr>
      <w:r>
        <w:rPr>
          <w:rFonts w:hint="cs"/>
          <w:rtl/>
          <w:lang w:val="en-US"/>
        </w:rPr>
        <w:t xml:space="preserve">בקובץ </w:t>
      </w:r>
      <w:r>
        <w:rPr>
          <w:lang w:val="en-US"/>
        </w:rPr>
        <w:t>run.py</w:t>
      </w:r>
      <w:r>
        <w:rPr>
          <w:rFonts w:hint="cs"/>
          <w:rtl/>
          <w:lang w:val="en-US"/>
        </w:rPr>
        <w:t xml:space="preserve"> אני </w:t>
      </w:r>
      <w:r>
        <w:rPr>
          <w:rFonts w:hint="cs"/>
          <w:rtl/>
          <w:lang w:val="en-US"/>
        </w:rPr>
        <w:t>טוען את התמונות לאימון ולבחינה</w:t>
      </w:r>
      <w:r>
        <w:rPr>
          <w:rFonts w:hint="cs"/>
          <w:rtl/>
          <w:lang w:val="en-US"/>
        </w:rPr>
        <w:t>,</w:t>
      </w:r>
      <w:r>
        <w:rPr>
          <w:rFonts w:hint="cs"/>
          <w:rtl/>
          <w:lang w:val="en-US"/>
        </w:rPr>
        <w:t xml:space="preserve"> </w:t>
      </w:r>
      <w:r>
        <w:rPr>
          <w:rFonts w:hint="cs"/>
          <w:rtl/>
          <w:lang w:val="en-US"/>
        </w:rPr>
        <w:t xml:space="preserve">מייצר את האוביקטים הממשים את המחלקות השונות ומריץ את האימון שלהם אשר מייצר את התוצרים </w:t>
      </w:r>
      <w:r w:rsidR="00C86E3A">
        <w:rPr>
          <w:rFonts w:hint="cs"/>
          <w:rtl/>
          <w:lang w:val="en-US"/>
        </w:rPr>
        <w:t xml:space="preserve">של הרשת הגנרטיבית,מודד את ערכי המדדים השונים,  ושומר את המשקולות </w:t>
      </w:r>
      <w:r>
        <w:rPr>
          <w:rFonts w:hint="cs"/>
          <w:rtl/>
          <w:lang w:val="en-US"/>
        </w:rPr>
        <w:t>לאורך התקדמות האימון</w:t>
      </w:r>
      <w:r w:rsidR="004429B1">
        <w:rPr>
          <w:rFonts w:hint="cs"/>
          <w:rtl/>
          <w:lang w:val="en-US"/>
        </w:rPr>
        <w:t>.</w:t>
      </w:r>
    </w:p>
    <w:p w14:paraId="41E9102F" w14:textId="3CF4FBBC" w:rsidR="000F0B20" w:rsidRDefault="009C2B42" w:rsidP="00E92C57">
      <w:pPr>
        <w:pStyle w:val="Heading2"/>
        <w:bidi/>
        <w:rPr>
          <w:rtl/>
        </w:rPr>
      </w:pPr>
      <w:bookmarkStart w:id="5" w:name="_Toc137559865"/>
      <w:r>
        <w:rPr>
          <w:rFonts w:hint="cs"/>
          <w:rtl/>
        </w:rPr>
        <w:t>הסבר על אופן מדידה והשוואה בין הארכיטקטורות.</w:t>
      </w:r>
      <w:bookmarkEnd w:id="5"/>
    </w:p>
    <w:p w14:paraId="07E660B8" w14:textId="77777777" w:rsidR="009C2B42" w:rsidRDefault="009C2B42" w:rsidP="009C2B42">
      <w:pPr>
        <w:bidi/>
        <w:rPr>
          <w:rFonts w:asciiTheme="minorBidi" w:hAnsiTheme="minorBidi"/>
          <w:sz w:val="24"/>
          <w:szCs w:val="24"/>
          <w:rtl/>
        </w:rPr>
      </w:pPr>
      <w:r w:rsidRPr="00377B2C">
        <w:rPr>
          <w:rFonts w:asciiTheme="minorBidi" w:hAnsiTheme="minorBidi"/>
          <w:sz w:val="24"/>
          <w:szCs w:val="24"/>
          <w:rtl/>
        </w:rPr>
        <w:t>אלגורתמים המשתמשים</w:t>
      </w:r>
      <w:r>
        <w:rPr>
          <w:rFonts w:asciiTheme="minorBidi" w:hAnsiTheme="minorBidi" w:hint="cs"/>
          <w:sz w:val="24"/>
          <w:szCs w:val="24"/>
          <w:rtl/>
        </w:rPr>
        <w:t xml:space="preserve"> בארכיטקטורה של </w:t>
      </w:r>
      <w:r w:rsidRPr="00377B2C">
        <w:rPr>
          <w:rFonts w:asciiTheme="minorBidi" w:hAnsiTheme="minorBidi"/>
          <w:sz w:val="24"/>
          <w:szCs w:val="24"/>
          <w:rtl/>
        </w:rPr>
        <w:t xml:space="preserve">רשתות </w:t>
      </w:r>
      <w:r>
        <w:rPr>
          <w:rFonts w:asciiTheme="minorBidi" w:hAnsiTheme="minorBidi" w:hint="cs"/>
          <w:sz w:val="24"/>
          <w:szCs w:val="24"/>
          <w:rtl/>
        </w:rPr>
        <w:t>יריבות,</w:t>
      </w:r>
      <w:r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Pr>
          <w:rFonts w:asciiTheme="minorBidi" w:hAnsiTheme="minorBidi" w:hint="cs"/>
          <w:sz w:val="24"/>
          <w:szCs w:val="24"/>
          <w:rtl/>
        </w:rPr>
        <w:t>, הסיבה לכך היא שהאלגוריתמים מתמקדים בשיפור איכות התמונה על חשבון דיוק השחזור. לצורך שיפור איכות התמונה האלגוריתמים מוסיפים מידע וטקסטורות אשר למדו בשלב האימון מאוביקטים מהעולם האמיתי.</w:t>
      </w:r>
    </w:p>
    <w:p w14:paraId="5333C671" w14:textId="2C191C95" w:rsidR="009C2B42" w:rsidRDefault="009C2B42" w:rsidP="009C2B42">
      <w:pPr>
        <w:bidi/>
        <w:rPr>
          <w:rFonts w:asciiTheme="minorBidi" w:hAnsiTheme="minorBidi"/>
          <w:sz w:val="24"/>
          <w:szCs w:val="24"/>
          <w:rtl/>
        </w:rPr>
      </w:pPr>
      <w:r w:rsidRPr="00377B2C">
        <w:rPr>
          <w:rFonts w:asciiTheme="minorBidi" w:hAnsiTheme="minorBidi"/>
          <w:sz w:val="24"/>
          <w:szCs w:val="24"/>
          <w:rtl/>
        </w:rPr>
        <w:t xml:space="preserve">אין הגדרה </w:t>
      </w:r>
      <w:r>
        <w:rPr>
          <w:rFonts w:asciiTheme="minorBidi" w:hAnsiTheme="minorBidi" w:hint="cs"/>
          <w:sz w:val="24"/>
          <w:szCs w:val="24"/>
          <w:rtl/>
        </w:rPr>
        <w:t>מסויימת</w:t>
      </w:r>
      <w:r w:rsidRPr="00377B2C">
        <w:rPr>
          <w:rFonts w:asciiTheme="minorBidi" w:hAnsiTheme="minorBidi"/>
          <w:sz w:val="24"/>
          <w:szCs w:val="24"/>
          <w:rtl/>
        </w:rPr>
        <w:t xml:space="preserve"> איך התמונות הסופיות בתוצרי הרשת אמורים להראות</w:t>
      </w:r>
      <w:r>
        <w:rPr>
          <w:rFonts w:asciiTheme="minorBidi" w:hAnsiTheme="minorBidi" w:hint="cs"/>
          <w:sz w:val="24"/>
          <w:szCs w:val="24"/>
          <w:rtl/>
        </w:rPr>
        <w:t>, לכן השוואה בין ארכיטקטורת לרשתות יריבות זו משימה קשה</w:t>
      </w:r>
      <w:r w:rsidRPr="00377B2C">
        <w:rPr>
          <w:rFonts w:asciiTheme="minorBidi" w:hAnsiTheme="minorBidi"/>
          <w:sz w:val="24"/>
          <w:szCs w:val="24"/>
          <w:rtl/>
        </w:rPr>
        <w:t>.</w:t>
      </w:r>
    </w:p>
    <w:p w14:paraId="5B450C76" w14:textId="02FBF08D" w:rsidR="009F2B24" w:rsidRPr="009F2B24" w:rsidRDefault="009C2B42" w:rsidP="009F2B24">
      <w:pPr>
        <w:bidi/>
        <w:rPr>
          <w:rFonts w:asciiTheme="minorBidi" w:hAnsiTheme="minorBidi"/>
          <w:sz w:val="24"/>
          <w:szCs w:val="24"/>
          <w:rtl/>
        </w:rPr>
      </w:pPr>
      <w:r>
        <w:rPr>
          <w:rFonts w:asciiTheme="minorBidi" w:hAnsiTheme="minorBidi" w:hint="cs"/>
          <w:sz w:val="24"/>
          <w:szCs w:val="24"/>
          <w:rtl/>
        </w:rPr>
        <w:t>בעבודה המסכמת במקטע 5 אני מתאר בהרחבה כמה מדדים להשווה בין תוצרי הרשתות ומה הייתרון של כל אחד על פני האחר.</w:t>
      </w:r>
    </w:p>
    <w:p w14:paraId="078B82C7" w14:textId="754D6725" w:rsidR="009C2B42" w:rsidRDefault="005479ED" w:rsidP="009C2B42">
      <w:pPr>
        <w:bidi/>
        <w:spacing w:line="360" w:lineRule="auto"/>
        <w:jc w:val="both"/>
        <w:rPr>
          <w:rFonts w:asciiTheme="minorBidi" w:hAnsiTheme="minorBidi"/>
          <w:sz w:val="24"/>
          <w:szCs w:val="24"/>
          <w:rtl/>
        </w:rPr>
      </w:pPr>
      <w:r w:rsidRPr="00B14C06">
        <w:rPr>
          <w:rFonts w:asciiTheme="minorBidi" w:hAnsiTheme="minorBidi" w:hint="cs"/>
          <w:sz w:val="24"/>
          <w:szCs w:val="24"/>
          <w:rtl/>
        </w:rPr>
        <w:t>לצורך מדידה והשוואה בין תוצרי הרשתות שאייצר אשתמש בכמה מדדים</w:t>
      </w:r>
      <w:r>
        <w:rPr>
          <w:rFonts w:asciiTheme="minorBidi" w:hAnsiTheme="minorBidi" w:hint="cs"/>
          <w:sz w:val="24"/>
          <w:szCs w:val="24"/>
          <w:rtl/>
        </w:rPr>
        <w:t xml:space="preserve"> לבדיקת טיב איכות תוצרי הרשת </w:t>
      </w:r>
      <w:r w:rsidRPr="00B14C06">
        <w:rPr>
          <w:rFonts w:asciiTheme="minorBidi" w:hAnsiTheme="minorBidi" w:hint="cs"/>
          <w:sz w:val="24"/>
          <w:szCs w:val="24"/>
          <w:rtl/>
        </w:rPr>
        <w:t>אשתמש במדדי</w:t>
      </w:r>
      <w:r w:rsidR="009C2B42">
        <w:rPr>
          <w:rFonts w:asciiTheme="minorBidi" w:hAnsiTheme="minorBidi" w:hint="cs"/>
          <w:sz w:val="24"/>
          <w:szCs w:val="24"/>
          <w:rtl/>
        </w:rPr>
        <w:t>ם הבאים אשר אסביר פה בקצרה, ומוסברים בהרחבה בעבודה המסכמת:</w:t>
      </w:r>
    </w:p>
    <w:p w14:paraId="3A99F615" w14:textId="1AC9EF74" w:rsidR="009C2B42" w:rsidRPr="009C2B42" w:rsidRDefault="009C2B42" w:rsidP="009F2B24">
      <w:pPr>
        <w:bidi/>
        <w:spacing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Peak signal-to-noise ratio</w:t>
      </w:r>
      <w:r>
        <w:rPr>
          <w:rFonts w:asciiTheme="minorBidi" w:eastAsia="Times New Roman" w:hAnsiTheme="minorBidi" w:hint="cs"/>
          <w:color w:val="000000"/>
          <w:sz w:val="24"/>
          <w:szCs w:val="24"/>
          <w:rtl/>
        </w:rPr>
        <w:t xml:space="preserve"> </w:t>
      </w:r>
      <w:r>
        <w:rPr>
          <w:rFonts w:asciiTheme="minorBidi" w:eastAsia="Times New Roman" w:hAnsiTheme="minorBidi" w:hint="cs"/>
          <w:color w:val="000000"/>
          <w:sz w:val="24"/>
          <w:szCs w:val="24"/>
        </w:rPr>
        <w:t>PSNR</w:t>
      </w:r>
      <w:r>
        <w:rPr>
          <w:rFonts w:asciiTheme="minorBidi" w:eastAsia="Times New Roman" w:hAnsiTheme="minorBidi"/>
          <w:color w:val="000000"/>
          <w:sz w:val="24"/>
          <w:szCs w:val="24"/>
          <w:lang w:val="en-US"/>
        </w:rPr>
        <w:t xml:space="preserve"> – </w:t>
      </w:r>
      <w:r w:rsidR="009F2B24">
        <w:rPr>
          <w:rFonts w:asciiTheme="minorBidi" w:eastAsia="Times New Roman" w:hAnsiTheme="minorBidi" w:hint="cs"/>
          <w:color w:val="000000"/>
          <w:sz w:val="24"/>
          <w:szCs w:val="24"/>
          <w:rtl/>
          <w:lang w:val="en-US"/>
        </w:rPr>
        <w:t xml:space="preserve"> </w:t>
      </w:r>
      <w:r w:rsidRPr="000C63F0">
        <w:rPr>
          <w:rFonts w:asciiTheme="minorBidi" w:eastAsia="Times New Roman" w:hAnsiTheme="minorBidi"/>
          <w:color w:val="000000"/>
          <w:sz w:val="24"/>
          <w:szCs w:val="24"/>
          <w:rtl/>
        </w:rPr>
        <w:t xml:space="preserve">מודד את היחס המרבי בין האות לבין הרעש, הוא נמדד בדציבלים. בהינתן תמונה </w:t>
      </w:r>
      <w:r w:rsidRPr="000C63F0">
        <w:rPr>
          <w:rFonts w:asciiTheme="minorBidi" w:eastAsia="Times New Roman" w:hAnsiTheme="minorBidi"/>
          <w:color w:val="000000"/>
          <w:sz w:val="24"/>
          <w:szCs w:val="24"/>
        </w:rPr>
        <w:t>I</w:t>
      </w:r>
      <w:r w:rsidRPr="000C63F0">
        <w:rPr>
          <w:rFonts w:asciiTheme="minorBidi" w:eastAsia="Times New Roman" w:hAnsiTheme="minorBidi"/>
          <w:color w:val="000000"/>
          <w:sz w:val="24"/>
          <w:szCs w:val="24"/>
          <w:rtl/>
        </w:rPr>
        <w:t xml:space="preserve"> ותוצר של תמונה משופרת </w:t>
      </w:r>
      <w:r w:rsidRPr="000C63F0">
        <w:rPr>
          <w:rFonts w:asciiTheme="minorBidi" w:eastAsia="Times New Roman" w:hAnsiTheme="minorBidi"/>
          <w:color w:val="000000"/>
          <w:sz w:val="24"/>
          <w:szCs w:val="24"/>
        </w:rPr>
        <w:t>K</w:t>
      </w:r>
      <w:r w:rsidRPr="000C63F0">
        <w:rPr>
          <w:rFonts w:asciiTheme="minorBidi" w:eastAsia="Times New Roman" w:hAnsiTheme="minorBidi"/>
          <w:color w:val="000000"/>
          <w:sz w:val="24"/>
          <w:szCs w:val="24"/>
          <w:rtl/>
        </w:rPr>
        <w:t xml:space="preserve"> ניתן למדוד את הטעות כהפרש הערך הריבועי של כל פיקסל בתמונה.</w:t>
      </w:r>
      <w:r w:rsidR="009F2B24">
        <w:rPr>
          <w:rFonts w:asciiTheme="minorBidi" w:eastAsia="Times New Roman" w:hAnsiTheme="minorBidi" w:hint="cs"/>
          <w:color w:val="000000"/>
          <w:sz w:val="24"/>
          <w:szCs w:val="24"/>
          <w:rtl/>
        </w:rPr>
        <w:t xml:space="preserve"> </w:t>
      </w:r>
      <w:r w:rsidRPr="000C63F0">
        <w:rPr>
          <w:rFonts w:asciiTheme="minorBidi" w:eastAsia="Times New Roman" w:hAnsiTheme="minorBidi"/>
          <w:color w:val="000000"/>
          <w:sz w:val="24"/>
          <w:szCs w:val="24"/>
          <w:rtl/>
        </w:rPr>
        <w:t xml:space="preserve">החיסרון במדד זה הוא בכך </w:t>
      </w:r>
      <w:r>
        <w:rPr>
          <w:rFonts w:asciiTheme="minorBidi" w:eastAsia="Times New Roman" w:hAnsiTheme="minorBidi" w:hint="cs"/>
          <w:color w:val="000000"/>
          <w:sz w:val="24"/>
          <w:szCs w:val="24"/>
          <w:rtl/>
        </w:rPr>
        <w:t>שהוא לא מעניש עבור שינויים המושפעייים שונה עבור התפישה האנושית, למשל עבור דוגמא בה</w:t>
      </w:r>
      <w:r w:rsidRPr="000C63F0">
        <w:rPr>
          <w:rFonts w:asciiTheme="minorBidi" w:eastAsia="Times New Roman" w:hAnsiTheme="minorBidi"/>
          <w:color w:val="000000"/>
          <w:sz w:val="24"/>
          <w:szCs w:val="24"/>
          <w:rtl/>
        </w:rPr>
        <w:t xml:space="preserve"> התמונה הוזזה בפיקסל אחד נקבל ערכים נמוכים, אפילו שבעי</w:t>
      </w:r>
      <w:r>
        <w:rPr>
          <w:rFonts w:asciiTheme="minorBidi" w:eastAsia="Times New Roman" w:hAnsiTheme="minorBidi" w:hint="cs"/>
          <w:color w:val="000000"/>
          <w:sz w:val="24"/>
          <w:szCs w:val="24"/>
          <w:rtl/>
        </w:rPr>
        <w:t>י</w:t>
      </w:r>
      <w:r w:rsidRPr="000C63F0">
        <w:rPr>
          <w:rFonts w:asciiTheme="minorBidi" w:eastAsia="Times New Roman" w:hAnsiTheme="minorBidi"/>
          <w:color w:val="000000"/>
          <w:sz w:val="24"/>
          <w:szCs w:val="24"/>
          <w:rtl/>
        </w:rPr>
        <w:t xml:space="preserve">ן האנושית לא נוכל להבחין בהבדל, זאת מכיוון שכל פיקסל עכשיו </w:t>
      </w:r>
      <w:r w:rsidRPr="000C63F0">
        <w:rPr>
          <w:rFonts w:asciiTheme="minorBidi" w:eastAsia="Times New Roman" w:hAnsiTheme="minorBidi"/>
          <w:color w:val="000000"/>
          <w:sz w:val="24"/>
          <w:szCs w:val="24"/>
          <w:rtl/>
        </w:rPr>
        <w:lastRenderedPageBreak/>
        <w:t>יושווה לפיקסל שלא מתאים לו מבחינת מיקום</w:t>
      </w:r>
      <w:r>
        <w:rPr>
          <w:rFonts w:asciiTheme="minorBidi" w:eastAsia="Times New Roman" w:hAnsiTheme="minorBidi"/>
          <w:color w:val="000000"/>
          <w:sz w:val="24"/>
          <w:szCs w:val="24"/>
          <w:lang w:val="en-US"/>
        </w:rPr>
        <w:t>.</w:t>
      </w:r>
      <w:r w:rsidR="009F2B24">
        <w:rPr>
          <w:rFonts w:asciiTheme="minorBidi" w:eastAsia="Times New Roman" w:hAnsiTheme="minorBidi" w:hint="cs"/>
          <w:color w:val="000000"/>
          <w:sz w:val="24"/>
          <w:szCs w:val="24"/>
          <w:rtl/>
          <w:lang w:val="en-US"/>
        </w:rPr>
        <w:t xml:space="preserve"> 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723D6C52" w14:textId="39718A1D" w:rsidR="009F2B24" w:rsidRPr="009C2B42" w:rsidRDefault="009C2B42" w:rsidP="009F2B24">
      <w:pPr>
        <w:bidi/>
        <w:spacing w:after="0"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 xml:space="preserve">Structural similarity </w:t>
      </w:r>
      <w:r>
        <w:rPr>
          <w:rFonts w:asciiTheme="minorBidi" w:eastAsia="Times New Roman" w:hAnsiTheme="minorBidi" w:hint="cs"/>
          <w:color w:val="000000"/>
          <w:sz w:val="24"/>
          <w:szCs w:val="24"/>
          <w:rtl/>
        </w:rPr>
        <w:t xml:space="preserve"> </w:t>
      </w:r>
      <w:r>
        <w:rPr>
          <w:rFonts w:asciiTheme="minorBidi" w:eastAsia="Times New Roman" w:hAnsiTheme="minorBidi"/>
          <w:color w:val="000000"/>
          <w:sz w:val="24"/>
          <w:szCs w:val="24"/>
          <w:lang w:val="en-US"/>
        </w:rPr>
        <w:t>SSIM -</w:t>
      </w:r>
      <w:r w:rsidRPr="000C63F0">
        <w:rPr>
          <w:rFonts w:asciiTheme="minorBidi" w:eastAsia="Times New Roman" w:hAnsiTheme="minorBidi"/>
          <w:color w:val="000000"/>
          <w:sz w:val="24"/>
          <w:szCs w:val="24"/>
          <w:rtl/>
        </w:rPr>
        <w:t xml:space="preserve"> [</w:t>
      </w:r>
      <w:r w:rsidRPr="000C63F0">
        <w:rPr>
          <w:rFonts w:asciiTheme="minorBidi" w:eastAsia="Times New Roman" w:hAnsiTheme="minorBidi"/>
          <w:color w:val="000000"/>
          <w:sz w:val="24"/>
          <w:szCs w:val="24"/>
        </w:rPr>
        <w:t xml:space="preserve"> [</w:t>
      </w:r>
      <w:r>
        <w:rPr>
          <w:rFonts w:asciiTheme="minorBidi" w:eastAsia="Times New Roman" w:hAnsiTheme="minorBidi"/>
          <w:color w:val="000000"/>
          <w:sz w:val="24"/>
          <w:szCs w:val="24"/>
          <w:lang w:val="en-US"/>
        </w:rPr>
        <w:t>5</w:t>
      </w:r>
      <w:r w:rsidRPr="000C63F0">
        <w:rPr>
          <w:rFonts w:asciiTheme="minorBidi" w:eastAsia="Times New Roman" w:hAnsiTheme="minorBidi"/>
          <w:color w:val="000000"/>
          <w:sz w:val="24"/>
          <w:szCs w:val="24"/>
          <w:rtl/>
        </w:rPr>
        <w:t xml:space="preserve">הוא </w:t>
      </w:r>
      <w:r>
        <w:rPr>
          <w:rFonts w:asciiTheme="minorBidi" w:eastAsia="Times New Roman" w:hAnsiTheme="minorBidi" w:hint="cs"/>
          <w:color w:val="000000"/>
          <w:sz w:val="24"/>
          <w:szCs w:val="24"/>
          <w:rtl/>
        </w:rPr>
        <w:t>מדד</w:t>
      </w:r>
      <w:r w:rsidRPr="000C63F0">
        <w:rPr>
          <w:rFonts w:asciiTheme="minorBidi" w:eastAsia="Times New Roman" w:hAnsiTheme="minorBidi"/>
          <w:color w:val="000000"/>
          <w:sz w:val="24"/>
          <w:szCs w:val="24"/>
          <w:rtl/>
        </w:rPr>
        <w:t xml:space="preserve"> </w:t>
      </w:r>
      <w:r>
        <w:rPr>
          <w:rFonts w:asciiTheme="minorBidi" w:eastAsia="Times New Roman" w:hAnsiTheme="minorBidi" w:hint="cs"/>
          <w:color w:val="000000"/>
          <w:sz w:val="24"/>
          <w:szCs w:val="24"/>
          <w:rtl/>
          <w:lang w:val="en-US"/>
        </w:rPr>
        <w:t>מרחק</w:t>
      </w:r>
      <w:r>
        <w:rPr>
          <w:rFonts w:asciiTheme="minorBidi" w:eastAsia="Times New Roman" w:hAnsiTheme="minorBidi"/>
          <w:color w:val="000000"/>
          <w:sz w:val="24"/>
          <w:szCs w:val="24"/>
          <w:lang w:val="en-US"/>
        </w:rPr>
        <w:t xml:space="preserve"> </w:t>
      </w:r>
      <w:r w:rsidRPr="000C63F0">
        <w:rPr>
          <w:rFonts w:asciiTheme="minorBidi" w:eastAsia="Times New Roman" w:hAnsiTheme="minorBidi"/>
          <w:color w:val="000000"/>
          <w:sz w:val="24"/>
          <w:szCs w:val="24"/>
          <w:rtl/>
        </w:rPr>
        <w:t>של ערכים סטטיסטיים הבוחן אזורים בתמונה. המדד מנסה להעריך</w:t>
      </w:r>
      <w:r>
        <w:rPr>
          <w:rFonts w:asciiTheme="minorBidi" w:eastAsia="Times New Roman" w:hAnsiTheme="minorBidi" w:hint="cs"/>
          <w:color w:val="000000"/>
          <w:sz w:val="24"/>
          <w:szCs w:val="24"/>
          <w:rtl/>
        </w:rPr>
        <w:t xml:space="preserve"> מרחק בין שתי תמונות לפי ה</w:t>
      </w:r>
      <w:r w:rsidRPr="000C63F0">
        <w:rPr>
          <w:rFonts w:asciiTheme="minorBidi" w:eastAsia="Times New Roman" w:hAnsiTheme="minorBidi"/>
          <w:color w:val="000000"/>
          <w:sz w:val="24"/>
          <w:szCs w:val="24"/>
          <w:rtl/>
        </w:rPr>
        <w:t>תפיסה של מבנה התמונה</w:t>
      </w:r>
      <w:r>
        <w:rPr>
          <w:rFonts w:asciiTheme="minorBidi" w:eastAsia="Times New Roman" w:hAnsiTheme="minorBidi" w:hint="cs"/>
          <w:color w:val="000000"/>
          <w:sz w:val="24"/>
          <w:szCs w:val="24"/>
          <w:rtl/>
        </w:rPr>
        <w:t xml:space="preserve"> כפי </w:t>
      </w:r>
      <w:r w:rsidR="009F2B24">
        <w:rPr>
          <w:rFonts w:asciiTheme="minorBidi" w:eastAsia="Times New Roman" w:hAnsiTheme="minorBidi" w:hint="cs"/>
          <w:color w:val="000000"/>
          <w:sz w:val="24"/>
          <w:szCs w:val="24"/>
          <w:rtl/>
        </w:rPr>
        <w:t>שמערכת הראיה האנושית מסתכלת</w:t>
      </w:r>
      <w:r>
        <w:rPr>
          <w:rFonts w:asciiTheme="minorBidi" w:eastAsia="Times New Roman" w:hAnsiTheme="minorBidi" w:hint="cs"/>
          <w:color w:val="000000"/>
          <w:sz w:val="24"/>
          <w:szCs w:val="24"/>
          <w:rtl/>
        </w:rPr>
        <w:t xml:space="preserve"> על תמונה. המדד פועל</w:t>
      </w:r>
      <w:r w:rsidRPr="000C63F0">
        <w:rPr>
          <w:rFonts w:asciiTheme="minorBidi" w:eastAsia="Times New Roman" w:hAnsiTheme="minorBidi"/>
          <w:color w:val="000000"/>
          <w:sz w:val="24"/>
          <w:szCs w:val="24"/>
          <w:rtl/>
        </w:rPr>
        <w:t xml:space="preserve"> על ידי חלוקה לאזורים והשוואה של מבני האובייקטים בתמונה התאורה, והניגודיות. </w:t>
      </w:r>
      <w:r>
        <w:rPr>
          <w:rFonts w:asciiTheme="minorBidi" w:eastAsia="Times New Roman" w:hAnsiTheme="minorBidi" w:hint="cs"/>
          <w:color w:val="000000"/>
          <w:sz w:val="24"/>
          <w:szCs w:val="24"/>
          <w:rtl/>
        </w:rPr>
        <w:t xml:space="preserve">המדד סימטרי ותוצאותיו המדד הם בין </w:t>
      </w:r>
      <w:r>
        <w:rPr>
          <w:rFonts w:asciiTheme="minorBidi" w:eastAsia="Times New Roman" w:hAnsiTheme="minorBidi"/>
          <w:color w:val="000000"/>
          <w:sz w:val="24"/>
          <w:szCs w:val="24"/>
        </w:rPr>
        <w:t>-1</w:t>
      </w:r>
      <w:r>
        <w:rPr>
          <w:rFonts w:asciiTheme="minorBidi" w:eastAsia="Times New Roman" w:hAnsiTheme="minorBidi" w:hint="cs"/>
          <w:color w:val="000000"/>
          <w:sz w:val="24"/>
          <w:szCs w:val="24"/>
          <w:rtl/>
        </w:rPr>
        <w:t xml:space="preserve"> ל 1, כאשר ככל שהתמונות דומות יתקבלו ערכים קרובים ל1.</w:t>
      </w:r>
      <w:r w:rsidR="009F2B24" w:rsidRPr="009F2B24">
        <w:rPr>
          <w:rFonts w:asciiTheme="minorBidi" w:eastAsia="Times New Roman" w:hAnsiTheme="minorBidi" w:hint="cs"/>
          <w:color w:val="000000"/>
          <w:sz w:val="24"/>
          <w:szCs w:val="24"/>
          <w:rtl/>
          <w:lang w:val="en-US"/>
        </w:rPr>
        <w:t xml:space="preserve"> </w:t>
      </w:r>
      <w:r w:rsidR="009F2B24">
        <w:rPr>
          <w:rFonts w:asciiTheme="minorBidi" w:eastAsia="Times New Roman" w:hAnsiTheme="minorBidi" w:hint="cs"/>
          <w:color w:val="000000"/>
          <w:sz w:val="24"/>
          <w:szCs w:val="24"/>
          <w:rtl/>
          <w:lang w:val="en-US"/>
        </w:rPr>
        <w:t xml:space="preserve">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059ECB7F" w14:textId="78673F81" w:rsidR="009F2B24" w:rsidRPr="000C63F0" w:rsidRDefault="009F2B24" w:rsidP="009F2B24">
      <w:pPr>
        <w:bidi/>
        <w:spacing w:line="360" w:lineRule="auto"/>
        <w:jc w:val="both"/>
        <w:rPr>
          <w:rFonts w:asciiTheme="minorBidi" w:hAnsiTheme="minorBidi"/>
          <w:sz w:val="24"/>
          <w:szCs w:val="24"/>
        </w:rPr>
      </w:pPr>
      <w:r w:rsidRPr="000C63F0">
        <w:rPr>
          <w:rFonts w:asciiTheme="minorBidi" w:eastAsia="Times New Roman" w:hAnsiTheme="minorBidi"/>
        </w:rPr>
        <w:t xml:space="preserve">Fréchet Inception Distance </w:t>
      </w:r>
      <w:r>
        <w:rPr>
          <w:rFonts w:asciiTheme="minorBidi" w:eastAsia="Times New Roman" w:hAnsiTheme="minorBidi" w:hint="cs"/>
          <w:rtl/>
        </w:rPr>
        <w:t xml:space="preserve"> </w:t>
      </w:r>
      <w:r w:rsidRPr="000C63F0">
        <w:rPr>
          <w:rFonts w:asciiTheme="minorBidi" w:eastAsia="Times New Roman" w:hAnsiTheme="minorBidi"/>
        </w:rPr>
        <w:t>FID</w:t>
      </w:r>
      <w:r>
        <w:rPr>
          <w:rFonts w:asciiTheme="minorBidi" w:eastAsia="Times New Roman" w:hAnsiTheme="minorBidi"/>
          <w:lang w:val="en-US"/>
        </w:rPr>
        <w:t xml:space="preserve"> -</w:t>
      </w:r>
      <w:r>
        <w:rPr>
          <w:rFonts w:asciiTheme="minorBidi" w:eastAsia="Times New Roman" w:hAnsiTheme="minorBidi" w:hint="cs"/>
          <w:rtl/>
        </w:rPr>
        <w:t xml:space="preserve"> [6] </w:t>
      </w:r>
      <w:r>
        <w:rPr>
          <w:rFonts w:asciiTheme="minorBidi" w:eastAsia="Times New Roman" w:hAnsiTheme="minorBidi"/>
          <w:lang w:val="en-US"/>
        </w:rPr>
        <w:t xml:space="preserve"> </w:t>
      </w:r>
      <w:r>
        <w:rPr>
          <w:rFonts w:asciiTheme="minorBidi" w:eastAsia="Times New Roman" w:hAnsiTheme="minorBidi" w:hint="cs"/>
          <w:rtl/>
          <w:lang w:val="en-US"/>
        </w:rPr>
        <w:t>במדד זה</w:t>
      </w:r>
      <w:r w:rsidRPr="000C63F0">
        <w:rPr>
          <w:rFonts w:asciiTheme="minorBidi" w:hAnsiTheme="minorBidi"/>
          <w:sz w:val="24"/>
          <w:szCs w:val="24"/>
          <w:rtl/>
        </w:rPr>
        <w:t xml:space="preserve"> משווים את התפלגויות </w:t>
      </w:r>
      <w:r>
        <w:rPr>
          <w:rFonts w:asciiTheme="minorBidi" w:hAnsiTheme="minorBidi" w:hint="cs"/>
          <w:sz w:val="24"/>
          <w:szCs w:val="24"/>
          <w:rtl/>
        </w:rPr>
        <w:t>המאפיינים</w:t>
      </w:r>
      <w:r w:rsidRPr="000C63F0">
        <w:rPr>
          <w:rFonts w:asciiTheme="minorBidi" w:hAnsiTheme="minorBidi"/>
          <w:sz w:val="24"/>
          <w:szCs w:val="24"/>
          <w:rtl/>
        </w:rPr>
        <w:t xml:space="preserve"> של האובייקטים הנוצרים בתמונת מהרשת הגנרטיבית להתפלגויות של </w:t>
      </w:r>
      <w:r>
        <w:rPr>
          <w:rFonts w:asciiTheme="minorBidi" w:hAnsiTheme="minorBidi" w:hint="cs"/>
          <w:sz w:val="24"/>
          <w:szCs w:val="24"/>
          <w:rtl/>
        </w:rPr>
        <w:t>המאפיינים</w:t>
      </w:r>
      <w:r w:rsidRPr="000C63F0">
        <w:rPr>
          <w:rFonts w:asciiTheme="minorBidi" w:hAnsiTheme="minorBidi"/>
          <w:sz w:val="24"/>
          <w:szCs w:val="24"/>
          <w:rtl/>
        </w:rPr>
        <w:t xml:space="preserve"> של </w:t>
      </w:r>
      <w:r>
        <w:rPr>
          <w:rFonts w:asciiTheme="minorBidi" w:hAnsiTheme="minorBidi" w:hint="cs"/>
          <w:sz w:val="24"/>
          <w:szCs w:val="24"/>
          <w:rtl/>
        </w:rPr>
        <w:t>ה</w:t>
      </w:r>
      <w:r w:rsidRPr="000C63F0">
        <w:rPr>
          <w:rFonts w:asciiTheme="minorBidi" w:hAnsiTheme="minorBidi"/>
          <w:sz w:val="24"/>
          <w:szCs w:val="24"/>
          <w:rtl/>
        </w:rPr>
        <w:t>אובייקטים בתמונות מהעולם האמיתי</w:t>
      </w:r>
      <w:r>
        <w:rPr>
          <w:rFonts w:asciiTheme="minorBidi" w:hAnsiTheme="minorBidi" w:hint="cs"/>
          <w:sz w:val="24"/>
          <w:szCs w:val="24"/>
          <w:rtl/>
        </w:rPr>
        <w:t xml:space="preserve">. </w:t>
      </w:r>
      <w:r>
        <w:rPr>
          <w:rFonts w:asciiTheme="minorBidi" w:eastAsiaTheme="minorEastAsia" w:hAnsiTheme="minorBidi" w:hint="cs"/>
          <w:sz w:val="24"/>
          <w:szCs w:val="24"/>
          <w:rtl/>
        </w:rPr>
        <w:t>ככל שהתפלגויות האיברים המויצרים על ידי הרשת הגנרטיבית שונות מהתפלגויות האבירים בעולם האמיתי, נקבל כי המרחק יגדל. לחישוב המאפיינים של האובייקטים בתמונות משתמשים ברשת קלסיפיקציה נוספת אשר אומנה על משימת סיווג תמונות לפני השימוש בה בחישוב במדד. מעבירים מקבצי תמונות מהעולם האמיתי ומקבצי תמונות מתוצרי הרשת הגנרטיבית ברשת, ומשתמשים בתוצאות ערכי השכבה הפנימית לחישוב ווקטורי המאפיינים של האוביקטים בתמונה. על ווקטורי המאפיינים הנוצרים מבצעים חישוב סטטיטי של מרחק בין התפלגויות (מדמים את ההתלפגויות לנורמליות לנוחות החישוב אשר</w:t>
      </w:r>
      <w:r w:rsidRPr="000C63F0">
        <w:rPr>
          <w:rFonts w:asciiTheme="minorBidi" w:hAnsiTheme="minorBidi"/>
          <w:sz w:val="24"/>
          <w:szCs w:val="24"/>
          <w:rtl/>
        </w:rPr>
        <w:t xml:space="preserve"> משקלל את המרחק של ערכי הממוצע וערכי השונות המשותפת</w:t>
      </w:r>
    </w:p>
    <w:p w14:paraId="37F16D0D" w14:textId="77777777" w:rsidR="009F2B24" w:rsidRPr="009853CA" w:rsidRDefault="009F2B24" w:rsidP="009F2B24">
      <w:pPr>
        <w:bidi/>
        <w:spacing w:line="360" w:lineRule="auto"/>
        <w:jc w:val="both"/>
        <w:rPr>
          <w:rFonts w:asciiTheme="minorBidi" w:eastAsiaTheme="minorEastAsia" w:hAnsiTheme="minorBidi"/>
          <w:sz w:val="24"/>
          <w:szCs w:val="24"/>
        </w:rPr>
      </w:pPr>
      <m:oMathPara>
        <m:oMath>
          <m:r>
            <w:rPr>
              <w:rFonts w:ascii="Cambria Math" w:hAnsi="Cambria Math"/>
              <w:sz w:val="24"/>
              <w:szCs w:val="24"/>
            </w:rPr>
            <m:t>FID</m:t>
          </m:r>
          <m:r>
            <m:rPr>
              <m:sty m:val="p"/>
            </m:rPr>
            <w:rPr>
              <w:rFonts w:ascii="Cambria Math" w:hAnsi="Cambria Math"/>
              <w:sz w:val="24"/>
              <w:szCs w:val="24"/>
            </w:rPr>
            <m:t>=</m:t>
          </m:r>
          <m:sSubSup>
            <m:sSubSupPr>
              <m:ctrlPr>
                <w:rPr>
                  <w:rFonts w:ascii="Cambria Math" w:hAnsi="Cambria Math"/>
                  <w:sz w:val="24"/>
                  <w:szCs w:val="24"/>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x</m:t>
                          </m:r>
                        </m:sub>
                      </m:sSub>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μ</m:t>
                          </m:r>
                        </m:e>
                        <m:sub>
                          <m:r>
                            <w:rPr>
                              <w:rFonts w:ascii="Cambria Math" w:hAnsi="Cambria Math"/>
                              <w:sz w:val="24"/>
                              <w:szCs w:val="24"/>
                            </w:rPr>
                            <m:t>y</m:t>
                          </m:r>
                        </m:sub>
                      </m:sSub>
                    </m:e>
                  </m:d>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m:t>
          </m:r>
          <m:r>
            <w:rPr>
              <w:rFonts w:ascii="Cambria Math" w:hAnsi="Cambria Math"/>
              <w:sz w:val="24"/>
              <w:szCs w:val="24"/>
            </w:rPr>
            <m:t>TR</m:t>
          </m:r>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r>
                <m:rPr>
                  <m:sty m:val="p"/>
                </m:rPr>
                <w:rPr>
                  <w:rFonts w:ascii="Cambria Math" w:hAnsi="Cambria Math"/>
                  <w:sz w:val="24"/>
                  <w:szCs w:val="24"/>
                </w:rPr>
                <m:t>-2</m:t>
              </m:r>
              <m:rad>
                <m:radPr>
                  <m:degHide m:val="1"/>
                  <m:ctrlPr>
                    <w:rPr>
                      <w:rFonts w:ascii="Cambria Math" w:hAnsi="Cambria Math"/>
                      <w:sz w:val="24"/>
                      <w:szCs w:val="24"/>
                    </w:rPr>
                  </m:ctrlPr>
                </m:radPr>
                <m:deg/>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e>
              </m:rad>
            </m:e>
          </m:d>
        </m:oMath>
      </m:oMathPara>
    </w:p>
    <w:p w14:paraId="3C930CC5" w14:textId="04788285" w:rsidR="009C2B42" w:rsidRDefault="008D5772" w:rsidP="009C2B4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בפרויקט זה פיתחתי את מדד </w:t>
      </w:r>
      <w:r>
        <w:rPr>
          <w:rFonts w:asciiTheme="minorBidi" w:eastAsia="Times New Roman" w:hAnsiTheme="minorBidi" w:hint="cs"/>
          <w:color w:val="000000"/>
          <w:sz w:val="24"/>
          <w:szCs w:val="24"/>
          <w:lang w:val="en-US"/>
        </w:rPr>
        <w:t xml:space="preserve">FID </w:t>
      </w:r>
      <w:r>
        <w:rPr>
          <w:rFonts w:asciiTheme="minorBidi" w:eastAsia="Times New Roman" w:hAnsiTheme="minorBidi" w:hint="cs"/>
          <w:color w:val="000000"/>
          <w:sz w:val="24"/>
          <w:szCs w:val="24"/>
          <w:rtl/>
          <w:lang w:val="en-US"/>
        </w:rPr>
        <w:t xml:space="preserve"> אשר משתמש ברשת </w:t>
      </w:r>
      <w:r>
        <w:rPr>
          <w:rFonts w:asciiTheme="minorBidi" w:eastAsia="Times New Roman" w:hAnsiTheme="minorBidi"/>
          <w:color w:val="000000"/>
          <w:sz w:val="24"/>
          <w:szCs w:val="24"/>
          <w:lang w:val="en-US"/>
        </w:rPr>
        <w:t>inception</w:t>
      </w:r>
      <w:r>
        <w:rPr>
          <w:rFonts w:asciiTheme="minorBidi" w:eastAsia="Times New Roman" w:hAnsiTheme="minorBidi" w:hint="cs"/>
          <w:color w:val="000000"/>
          <w:sz w:val="24"/>
          <w:szCs w:val="24"/>
          <w:rtl/>
          <w:lang w:val="en-US"/>
        </w:rPr>
        <w:t xml:space="preserve"> </w:t>
      </w:r>
      <w:r w:rsidR="00C16A0E">
        <w:rPr>
          <w:rFonts w:asciiTheme="minorBidi" w:eastAsia="Times New Roman" w:hAnsiTheme="minorBidi" w:hint="cs"/>
          <w:color w:val="000000"/>
          <w:sz w:val="24"/>
          <w:szCs w:val="24"/>
          <w:rtl/>
          <w:lang w:val="en-US"/>
        </w:rPr>
        <w:t xml:space="preserve">מאומנת אשר הורד ממנה השכבה העליונה, </w:t>
      </w:r>
      <w:r>
        <w:rPr>
          <w:rFonts w:asciiTheme="minorBidi" w:eastAsia="Times New Roman" w:hAnsiTheme="minorBidi" w:hint="cs"/>
          <w:color w:val="000000"/>
          <w:sz w:val="24"/>
          <w:szCs w:val="24"/>
          <w:rtl/>
          <w:lang w:val="en-US"/>
        </w:rPr>
        <w:t>לצורך הוצאת ווקטורי המאפיינים של התמונות.</w:t>
      </w:r>
    </w:p>
    <w:p w14:paraId="333075E3" w14:textId="77777777" w:rsidR="008D5772" w:rsidRDefault="008D5772" w:rsidP="008D5772">
      <w:pPr>
        <w:bidi/>
        <w:spacing w:after="0" w:line="360" w:lineRule="auto"/>
        <w:jc w:val="both"/>
        <w:rPr>
          <w:rFonts w:asciiTheme="minorBidi" w:eastAsia="Times New Roman" w:hAnsiTheme="minorBidi"/>
          <w:color w:val="000000"/>
          <w:sz w:val="24"/>
          <w:szCs w:val="24"/>
          <w:rtl/>
          <w:lang w:val="en-US"/>
        </w:rPr>
      </w:pPr>
    </w:p>
    <w:p w14:paraId="7E032AD0" w14:textId="5AFEC09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לצורך מדידה של התקדמות האריכטקטורות או השוואה בינהם כתבתי את הפונקציה </w:t>
      </w:r>
    </w:p>
    <w:p w14:paraId="2DA1FF17" w14:textId="68686240" w:rsidR="008D5772" w:rsidRDefault="008D5772" w:rsidP="008D5772">
      <w:pPr>
        <w:bidi/>
        <w:spacing w:after="0" w:line="360" w:lineRule="auto"/>
        <w:jc w:val="both"/>
        <w:rPr>
          <w:rFonts w:asciiTheme="minorBidi" w:eastAsia="Times New Roman" w:hAnsiTheme="minorBidi"/>
          <w:color w:val="000000"/>
          <w:sz w:val="24"/>
          <w:szCs w:val="24"/>
          <w:rtl/>
          <w:lang w:val="en-US"/>
        </w:rPr>
      </w:pPr>
      <w:r w:rsidRPr="008D5772">
        <w:rPr>
          <w:rFonts w:asciiTheme="minorBidi" w:eastAsia="Times New Roman" w:hAnsiTheme="minorBidi"/>
          <w:color w:val="000000"/>
          <w:sz w:val="24"/>
          <w:szCs w:val="24"/>
          <w:lang w:val="en-US"/>
        </w:rPr>
        <w:t>calculate_fid_ssim_psnr_cur_step</w:t>
      </w:r>
      <w:r>
        <w:rPr>
          <w:rFonts w:asciiTheme="minorBidi" w:eastAsia="Times New Roman" w:hAnsiTheme="minorBidi" w:hint="cs"/>
          <w:color w:val="000000"/>
          <w:sz w:val="24"/>
          <w:szCs w:val="24"/>
          <w:rtl/>
          <w:lang w:val="en-US"/>
        </w:rPr>
        <w:t xml:space="preserve"> .</w:t>
      </w:r>
    </w:p>
    <w:p w14:paraId="2B859870" w14:textId="464385AA" w:rsid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על מנת לחסוך זמן חישוב, כתבתי את הפונקציה כך שהיא קוראת פעם אחת לגנרטור לייצור התמונת מרשת הגנרטור.</w:t>
      </w:r>
    </w:p>
    <w:p w14:paraId="66AA9DDB" w14:textId="6F3039F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הפונקציה מקבלת אויבטק</w:t>
      </w:r>
      <w:r w:rsidR="00E92C57">
        <w:rPr>
          <w:rFonts w:asciiTheme="minorBidi" w:eastAsia="Times New Roman" w:hAnsiTheme="minorBidi"/>
          <w:color w:val="000000"/>
          <w:sz w:val="24"/>
          <w:szCs w:val="24"/>
          <w:lang w:val="en-US"/>
        </w:rPr>
        <w:t xml:space="preserve">tes_dataset </w:t>
      </w:r>
      <w:r w:rsidR="00E92C57">
        <w:rPr>
          <w:rFonts w:asciiTheme="minorBidi" w:eastAsia="Times New Roman" w:hAnsiTheme="minorBidi" w:hint="cs"/>
          <w:color w:val="000000"/>
          <w:sz w:val="24"/>
          <w:szCs w:val="24"/>
          <w:rtl/>
          <w:lang w:val="en-US"/>
        </w:rPr>
        <w:t xml:space="preserve"> מסוג </w:t>
      </w:r>
      <w:r w:rsidR="00E92C57" w:rsidRPr="00E92C57">
        <w:rPr>
          <w:rFonts w:asciiTheme="minorBidi" w:eastAsia="Times New Roman" w:hAnsiTheme="minorBidi"/>
          <w:color w:val="000000"/>
          <w:sz w:val="24"/>
          <w:szCs w:val="24"/>
          <w:lang w:val="en-US"/>
        </w:rPr>
        <w:t>tf.data.Dataset</w:t>
      </w:r>
      <w:r w:rsidR="00E92C57" w:rsidRPr="00E92C57">
        <w:rPr>
          <w:rFonts w:asciiTheme="minorBidi" w:eastAsia="Times New Roman" w:hAnsiTheme="minorBidi" w:hint="cs"/>
          <w:color w:val="000000"/>
          <w:sz w:val="24"/>
          <w:szCs w:val="24"/>
          <w:rtl/>
          <w:lang w:val="en-US"/>
        </w:rPr>
        <w:t xml:space="preserve"> אשר נוצר בשלב ייצור הדאטה, האויבטק מכיל</w:t>
      </w:r>
      <w:r w:rsidR="00CC1EAA">
        <w:rPr>
          <w:rFonts w:asciiTheme="minorBidi" w:eastAsia="Times New Roman" w:hAnsiTheme="minorBidi"/>
          <w:color w:val="000000"/>
          <w:sz w:val="24"/>
          <w:szCs w:val="24"/>
          <w:lang w:val="en-US"/>
        </w:rPr>
        <w:t xml:space="preserve"> </w:t>
      </w:r>
      <w:r w:rsidR="00CC1EAA">
        <w:rPr>
          <w:rFonts w:asciiTheme="minorBidi" w:eastAsia="Times New Roman" w:hAnsiTheme="minorBidi" w:hint="cs"/>
          <w:color w:val="000000"/>
          <w:sz w:val="24"/>
          <w:szCs w:val="24"/>
          <w:lang w:val="en-US"/>
        </w:rPr>
        <w:t xml:space="preserve"> </w:t>
      </w:r>
      <w:r w:rsidR="00CC1EAA">
        <w:rPr>
          <w:rFonts w:asciiTheme="minorBidi" w:eastAsia="Times New Roman" w:hAnsiTheme="minorBidi" w:hint="cs"/>
          <w:color w:val="000000"/>
          <w:sz w:val="24"/>
          <w:szCs w:val="24"/>
          <w:rtl/>
          <w:lang w:val="en-US"/>
        </w:rPr>
        <w:t>באטצים של</w:t>
      </w:r>
      <w:r w:rsidR="00E92C57" w:rsidRPr="00E92C57">
        <w:rPr>
          <w:rFonts w:asciiTheme="minorBidi" w:eastAsia="Times New Roman" w:hAnsiTheme="minorBidi" w:hint="cs"/>
          <w:color w:val="000000"/>
          <w:sz w:val="24"/>
          <w:szCs w:val="24"/>
          <w:rtl/>
          <w:lang w:val="en-US"/>
        </w:rPr>
        <w:t xml:space="preserve"> זוגות של תמונות אשר לא הוצגו לאריכטקטורות בשלב האימון ונשמרו לצורך מדידה של טיב האריכטקטורות והצגת התוצרים.</w:t>
      </w:r>
    </w:p>
    <w:p w14:paraId="5140BD66" w14:textId="77777777" w:rsidR="009F2B24" w:rsidRPr="008D5772" w:rsidRDefault="009F2B24" w:rsidP="008D5772">
      <w:pPr>
        <w:bidi/>
        <w:spacing w:after="0" w:line="360" w:lineRule="auto"/>
        <w:jc w:val="both"/>
        <w:rPr>
          <w:rFonts w:asciiTheme="minorBidi" w:eastAsia="Times New Roman" w:hAnsiTheme="minorBidi"/>
          <w:color w:val="000000"/>
          <w:sz w:val="24"/>
          <w:szCs w:val="24"/>
          <w:lang w:val="en-US"/>
        </w:rPr>
      </w:pPr>
    </w:p>
    <w:p w14:paraId="26B8DF0D" w14:textId="77777777" w:rsidR="000F0B20" w:rsidRPr="005479ED" w:rsidRDefault="000F0B20" w:rsidP="000F0B20">
      <w:pPr>
        <w:bidi/>
      </w:pPr>
    </w:p>
    <w:p w14:paraId="76E73945" w14:textId="77777777" w:rsidR="008E2B9E" w:rsidRDefault="008E2B9E" w:rsidP="008E2B9E">
      <w:pPr>
        <w:bidi/>
        <w:rPr>
          <w:lang w:val="en-US"/>
        </w:rPr>
      </w:pPr>
    </w:p>
    <w:p w14:paraId="106CD04F" w14:textId="77777777" w:rsidR="00456AE3" w:rsidRDefault="00456AE3" w:rsidP="00456AE3">
      <w:pPr>
        <w:bidi/>
        <w:rPr>
          <w:lang w:val="en-US"/>
        </w:rPr>
      </w:pPr>
    </w:p>
    <w:p w14:paraId="06C76E85" w14:textId="77777777" w:rsidR="00B3114A" w:rsidRDefault="00B3114A" w:rsidP="00B3114A">
      <w:pPr>
        <w:bidi/>
        <w:rPr>
          <w:lang w:val="en-US"/>
        </w:rPr>
      </w:pPr>
    </w:p>
    <w:p w14:paraId="711E3CBD" w14:textId="77777777" w:rsidR="00B3114A" w:rsidRDefault="00B3114A" w:rsidP="00B3114A">
      <w:pPr>
        <w:bidi/>
        <w:rPr>
          <w:lang w:val="en-US"/>
        </w:rPr>
      </w:pPr>
    </w:p>
    <w:p w14:paraId="0265D609" w14:textId="77777777" w:rsidR="00B3114A" w:rsidRDefault="00B3114A" w:rsidP="00B3114A">
      <w:pPr>
        <w:bidi/>
        <w:rPr>
          <w:lang w:val="en-US"/>
        </w:rPr>
      </w:pPr>
    </w:p>
    <w:p w14:paraId="40F8E7CF" w14:textId="77777777" w:rsidR="00B3114A" w:rsidRDefault="00B3114A" w:rsidP="00B3114A">
      <w:pPr>
        <w:bidi/>
        <w:rPr>
          <w:lang w:val="en-US"/>
        </w:rPr>
      </w:pPr>
    </w:p>
    <w:p w14:paraId="1D752345" w14:textId="77777777" w:rsidR="00B3114A" w:rsidRDefault="00B3114A" w:rsidP="00B3114A">
      <w:pPr>
        <w:bidi/>
        <w:rPr>
          <w:lang w:val="en-US"/>
        </w:rPr>
      </w:pPr>
    </w:p>
    <w:p w14:paraId="1AA2D6F1" w14:textId="77777777" w:rsidR="00B3114A" w:rsidRDefault="00B3114A" w:rsidP="00B3114A">
      <w:pPr>
        <w:bidi/>
        <w:rPr>
          <w:lang w:val="en-US"/>
        </w:rPr>
      </w:pPr>
    </w:p>
    <w:p w14:paraId="0817C0AA" w14:textId="77777777" w:rsidR="00B3114A" w:rsidRDefault="00B3114A" w:rsidP="00B3114A">
      <w:pPr>
        <w:bidi/>
        <w:rPr>
          <w:lang w:val="en-US"/>
        </w:rPr>
      </w:pPr>
    </w:p>
    <w:p w14:paraId="476C586F" w14:textId="77777777" w:rsidR="00B3114A" w:rsidRDefault="00B3114A" w:rsidP="00B3114A">
      <w:pPr>
        <w:bidi/>
        <w:rPr>
          <w:lang w:val="en-US"/>
        </w:rPr>
      </w:pPr>
    </w:p>
    <w:p w14:paraId="7F5C18FC" w14:textId="77777777" w:rsidR="008E2B9E" w:rsidRDefault="008E2B9E" w:rsidP="008E2B9E">
      <w:pPr>
        <w:bidi/>
        <w:rPr>
          <w:lang w:val="en-US"/>
        </w:rPr>
      </w:pPr>
    </w:p>
    <w:p w14:paraId="5C0E3740" w14:textId="46438811" w:rsidR="00F045E3" w:rsidRDefault="00F045E3" w:rsidP="00456AE3">
      <w:pPr>
        <w:pStyle w:val="Heading2"/>
        <w:bidi/>
      </w:pPr>
      <w:bookmarkStart w:id="6" w:name="_Toc137559866"/>
      <w:r>
        <w:t>SRRESNET</w:t>
      </w:r>
      <w:bookmarkEnd w:id="6"/>
    </w:p>
    <w:p w14:paraId="47AD37D8" w14:textId="3326CC70"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חיבור </w:t>
      </w:r>
      <w:r>
        <w:rPr>
          <w:rFonts w:asciiTheme="minorBidi" w:hAnsiTheme="minorBidi"/>
          <w:sz w:val="24"/>
          <w:szCs w:val="24"/>
          <w:lang w:val="en-US"/>
        </w:rPr>
        <w:t>residual</w:t>
      </w:r>
      <w:r>
        <w:rPr>
          <w:rFonts w:asciiTheme="minorBidi" w:hAnsiTheme="minorBidi" w:hint="cs"/>
          <w:sz w:val="24"/>
          <w:szCs w:val="24"/>
          <w:rtl/>
          <w:lang w:val="en-US"/>
        </w:rPr>
        <w:t xml:space="preserve"> מתואר במאמר [4], </w:t>
      </w:r>
      <w:r>
        <w:rPr>
          <w:rFonts w:asciiTheme="minorBidi" w:hAnsiTheme="minorBidi" w:hint="cs"/>
          <w:sz w:val="24"/>
          <w:szCs w:val="24"/>
          <w:rtl/>
        </w:rPr>
        <w:t>הוא חיבור בין כניסת שכבה (או בלוק שכבות) למוצא שלה.</w:t>
      </w:r>
    </w:p>
    <w:p w14:paraId="5D287108" w14:textId="73853085" w:rsidR="002F1113" w:rsidRP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מבנה רשת הגנרטור במאמר [2] בנויה בצורת חיבורי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w:t>
      </w:r>
    </w:p>
    <w:p w14:paraId="5F2973D6" w14:textId="4856C457" w:rsidR="00F045E3" w:rsidRDefault="002F1113" w:rsidP="00F045E3">
      <w:pPr>
        <w:bidi/>
        <w:spacing w:line="360" w:lineRule="auto"/>
        <w:jc w:val="both"/>
        <w:rPr>
          <w:rFonts w:asciiTheme="minorBidi" w:hAnsiTheme="minorBidi"/>
          <w:sz w:val="24"/>
          <w:szCs w:val="24"/>
          <w:rtl/>
        </w:rPr>
      </w:pPr>
      <w:r>
        <w:rPr>
          <w:rFonts w:asciiTheme="minorBidi" w:hAnsiTheme="minorBidi" w:hint="cs"/>
          <w:sz w:val="24"/>
          <w:szCs w:val="24"/>
          <w:rtl/>
        </w:rPr>
        <w:t>ארכיטקטורה במבנה שכזה מתמודדת טוב</w:t>
      </w:r>
      <w:r w:rsidR="00F045E3">
        <w:rPr>
          <w:rFonts w:asciiTheme="minorBidi" w:hAnsiTheme="minorBidi" w:hint="cs"/>
          <w:sz w:val="24"/>
          <w:szCs w:val="24"/>
          <w:rtl/>
        </w:rPr>
        <w:t xml:space="preserve"> בהעלמות הגרדינאט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מנסים לחשב את כיוון שינוי המשקולות ברשת. שינוי המשקולות יהיה בכיוון השיפוע שיקטין את ערך פונקציית המטרה. חישוב הגרדיאנט בשכבות הראשונות</w:t>
      </w:r>
      <w:r w:rsidR="00F045E3">
        <w:rPr>
          <w:rFonts w:asciiTheme="minorBidi" w:hAnsiTheme="minorBidi"/>
          <w:sz w:val="24"/>
          <w:szCs w:val="24"/>
        </w:rPr>
        <w:t xml:space="preserve"> </w:t>
      </w:r>
      <w:r w:rsidR="00F045E3">
        <w:rPr>
          <w:rFonts w:asciiTheme="minorBidi" w:hAnsiTheme="minorBidi" w:hint="cs"/>
          <w:sz w:val="24"/>
          <w:szCs w:val="24"/>
          <w:rtl/>
        </w:rPr>
        <w:t xml:space="preserve">מושפע מגרדינאטים בשכבות הסופיות ולכן ככל שמוסיפים יותר שכבות, כך השינויים בשכבות הסופיות עלול להיות קטן או חסר משמעות לשכבות הראשונות. בחיבור </w:t>
      </w:r>
      <w:r w:rsidR="00F045E3" w:rsidRPr="00532900">
        <w:rPr>
          <w:rFonts w:asciiTheme="minorBidi" w:hAnsiTheme="minorBidi"/>
          <w:sz w:val="24"/>
          <w:szCs w:val="24"/>
        </w:rPr>
        <w:t>residual</w:t>
      </w:r>
      <w:r w:rsidR="00F045E3">
        <w:rPr>
          <w:rFonts w:asciiTheme="minorBidi" w:hAnsiTheme="minorBidi" w:hint="cs"/>
          <w:sz w:val="24"/>
          <w:szCs w:val="24"/>
          <w:rtl/>
        </w:rPr>
        <w:t xml:space="preserve"> ו </w:t>
      </w:r>
      <w:r w:rsidR="00F045E3">
        <w:rPr>
          <w:rFonts w:asciiTheme="minorBidi" w:hAnsiTheme="minorBidi"/>
          <w:sz w:val="24"/>
          <w:szCs w:val="24"/>
        </w:rPr>
        <w:t>skip connections</w:t>
      </w:r>
      <w:r w:rsidR="00F045E3">
        <w:rPr>
          <w:rFonts w:asciiTheme="minorBidi" w:hAnsiTheme="minorBidi" w:hint="cs"/>
          <w:sz w:val="24"/>
          <w:szCs w:val="24"/>
          <w:rtl/>
        </w:rPr>
        <w:t xml:space="preserve"> מדלגים על חיבור השכבות המרובות, ולכן השינוי בערכי שכבות סופיות משפיע יותר על שכבות ראשונות, וחישוב הגרדיאנט של השכבות הראשונות ביחס לסופיות מושפע בהתאם.</w:t>
      </w:r>
    </w:p>
    <w:p w14:paraId="64FF4012" w14:textId="57A35EBE"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בנוסף חיבור </w:t>
      </w:r>
      <w:r w:rsidRPr="00532900">
        <w:rPr>
          <w:rFonts w:asciiTheme="minorBidi" w:hAnsiTheme="minorBidi"/>
          <w:sz w:val="24"/>
          <w:szCs w:val="24"/>
        </w:rPr>
        <w:t>residual</w:t>
      </w:r>
      <w:r>
        <w:rPr>
          <w:rFonts w:asciiTheme="minorBidi" w:hAnsiTheme="minorBidi" w:hint="cs"/>
          <w:sz w:val="24"/>
          <w:szCs w:val="24"/>
          <w:rtl/>
        </w:rPr>
        <w:t xml:space="preserve"> ,יוצר הקלה לרשת בייצור פונקציית הזהות במעבר בין השכבות. פונקציית הזהות היא פונקציה אשר אמור להיות קל לייצר אותה. עקרון זה מאפשר לשמור ערכים בסיסים לאורך הרשת, ורק להתאמן על ייצור שינויים תבניתיים</w:t>
      </w:r>
      <w:r>
        <w:rPr>
          <w:rFonts w:asciiTheme="minorBidi" w:hAnsiTheme="minorBidi"/>
          <w:sz w:val="24"/>
          <w:szCs w:val="24"/>
        </w:rPr>
        <w:t>.</w:t>
      </w:r>
    </w:p>
    <w:p w14:paraId="46E856F6" w14:textId="77777777" w:rsidR="00D6073B" w:rsidRDefault="00F045E3" w:rsidP="00D6073B">
      <w:pPr>
        <w:bidi/>
        <w:spacing w:line="360" w:lineRule="auto"/>
        <w:jc w:val="both"/>
        <w:rPr>
          <w:rFonts w:asciiTheme="minorBidi" w:hAnsiTheme="minorBidi"/>
          <w:sz w:val="24"/>
          <w:szCs w:val="24"/>
          <w:rtl/>
        </w:rPr>
      </w:pPr>
      <w:r>
        <w:rPr>
          <w:rFonts w:asciiTheme="minorBidi" w:hAnsiTheme="minorBidi" w:hint="cs"/>
          <w:sz w:val="24"/>
          <w:szCs w:val="24"/>
          <w:rtl/>
        </w:rPr>
        <w:t xml:space="preserve">בשל העקרונות הנ"ל ארכיטקטורת </w:t>
      </w:r>
      <w:r w:rsidR="002F1113">
        <w:rPr>
          <w:rFonts w:asciiTheme="minorBidi" w:hAnsiTheme="minorBidi"/>
          <w:sz w:val="24"/>
          <w:szCs w:val="24"/>
          <w:lang w:val="en-US"/>
        </w:rPr>
        <w:t>resnet</w:t>
      </w:r>
      <w:r>
        <w:rPr>
          <w:rFonts w:asciiTheme="minorBidi" w:hAnsiTheme="minorBidi" w:hint="cs"/>
          <w:sz w:val="24"/>
          <w:szCs w:val="24"/>
          <w:rtl/>
        </w:rPr>
        <w:t xml:space="preserve"> מאפשרת להשתמש ביותר שכבות, שימוש ביותר שכבות מאפשר ליצור פונקציות מיפוי יותר מורכבות. </w:t>
      </w:r>
      <w:r w:rsidR="00D6073B">
        <w:rPr>
          <w:rFonts w:asciiTheme="minorBidi" w:hAnsiTheme="minorBidi" w:hint="cs"/>
          <w:sz w:val="24"/>
          <w:szCs w:val="24"/>
          <w:rtl/>
        </w:rPr>
        <w:t xml:space="preserve">בעבודה המסכמת אני מתאר בהרחבה ניסוי שמחברי מאמר [2] מבצעים והוא לבחון את השפעת כמות הלוקים בחיבור </w:t>
      </w:r>
      <w:r w:rsidR="00D6073B" w:rsidRPr="00532900">
        <w:rPr>
          <w:rFonts w:asciiTheme="minorBidi" w:hAnsiTheme="minorBidi"/>
          <w:sz w:val="24"/>
          <w:szCs w:val="24"/>
        </w:rPr>
        <w:t>residual</w:t>
      </w:r>
      <w:r w:rsidR="00D6073B">
        <w:rPr>
          <w:rFonts w:asciiTheme="minorBidi" w:hAnsiTheme="minorBidi" w:hint="cs"/>
          <w:sz w:val="24"/>
          <w:szCs w:val="24"/>
          <w:rtl/>
        </w:rPr>
        <w:t>, תוצאות הניסוי הוא שככל שמגדילים את כמות הבלוקים מקבלים אימון יותר יציב ותוצאות בעלות מדדי איכות טובים יותר, ומצד שני ככל שהרשת גדלה בעקבות הוספת הבלוקים האימון נעשה איטי יותר.</w:t>
      </w:r>
    </w:p>
    <w:p w14:paraId="468774DA" w14:textId="592CC624" w:rsidR="002F1113" w:rsidRDefault="002F1113" w:rsidP="002F1113">
      <w:pPr>
        <w:bidi/>
        <w:spacing w:line="360" w:lineRule="auto"/>
        <w:jc w:val="both"/>
        <w:rPr>
          <w:rFonts w:asciiTheme="minorBidi" w:hAnsiTheme="minorBidi"/>
          <w:sz w:val="24"/>
          <w:szCs w:val="24"/>
          <w:rtl/>
          <w:lang w:val="en-US"/>
        </w:rPr>
      </w:pPr>
      <w:r>
        <w:rPr>
          <w:rFonts w:asciiTheme="minorBidi" w:hAnsiTheme="minorBidi" w:hint="cs"/>
          <w:sz w:val="24"/>
          <w:szCs w:val="24"/>
          <w:rtl/>
        </w:rPr>
        <w:t xml:space="preserve">בפרויקט זה מימשתי את מבנה רשת הגנרטור כפי שהיא מופיע במאמר 2, באיור </w:t>
      </w:r>
      <w:r>
        <w:rPr>
          <w:rFonts w:asciiTheme="minorBidi" w:hAnsiTheme="minorBidi" w:hint="cs"/>
          <w:sz w:val="24"/>
          <w:szCs w:val="24"/>
        </w:rPr>
        <w:t>XX</w:t>
      </w:r>
      <w:r>
        <w:rPr>
          <w:rFonts w:asciiTheme="minorBidi" w:hAnsiTheme="minorBidi" w:hint="cs"/>
          <w:sz w:val="24"/>
          <w:szCs w:val="24"/>
          <w:rtl/>
        </w:rPr>
        <w:t xml:space="preserve"> ניתן לראות את החיבור בין ה</w:t>
      </w:r>
      <w:r w:rsidRPr="002F1113">
        <w:rPr>
          <w:rFonts w:asciiTheme="minorBidi" w:hAnsiTheme="minorBidi"/>
          <w:sz w:val="24"/>
          <w:szCs w:val="24"/>
          <w:lang w:val="en-US"/>
        </w:rPr>
        <w:t xml:space="preserve">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 xml:space="preserve"> כאשר כפי שמוצע במאמר השתמשתי ב 16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בכל בלוק </w:t>
      </w:r>
      <w:r w:rsidR="005815F8">
        <w:rPr>
          <w:rFonts w:asciiTheme="minorBidi" w:hAnsiTheme="minorBidi" w:hint="cs"/>
          <w:sz w:val="24"/>
          <w:szCs w:val="24"/>
          <w:rtl/>
        </w:rPr>
        <w:t xml:space="preserve">יש חזרה של השכבות בסדר שכבת קונבולוציה , שכבת באטץ </w:t>
      </w:r>
      <w:r w:rsidR="005815F8">
        <w:rPr>
          <w:rFonts w:asciiTheme="minorBidi" w:hAnsiTheme="minorBidi" w:hint="cs"/>
          <w:sz w:val="24"/>
          <w:szCs w:val="24"/>
          <w:rtl/>
        </w:rPr>
        <w:lastRenderedPageBreak/>
        <w:t xml:space="preserve">ושכבת </w:t>
      </w:r>
      <w:r w:rsidR="005815F8">
        <w:rPr>
          <w:rFonts w:asciiTheme="minorBidi" w:hAnsiTheme="minorBidi"/>
          <w:sz w:val="24"/>
          <w:szCs w:val="24"/>
          <w:lang w:val="en-US"/>
        </w:rPr>
        <w:t>prelu</w:t>
      </w:r>
      <w:r w:rsidR="005815F8">
        <w:rPr>
          <w:rFonts w:asciiTheme="minorBidi" w:hAnsiTheme="minorBidi" w:hint="cs"/>
          <w:sz w:val="24"/>
          <w:szCs w:val="24"/>
          <w:rtl/>
          <w:lang w:val="en-US"/>
        </w:rPr>
        <w:t xml:space="preserve"> כאשר </w:t>
      </w:r>
      <w:r w:rsidR="005815F8">
        <w:rPr>
          <w:rFonts w:asciiTheme="minorBidi" w:hAnsiTheme="minorBidi"/>
          <w:sz w:val="24"/>
          <w:szCs w:val="24"/>
          <w:lang w:val="en-US"/>
        </w:rPr>
        <w:t>k</w:t>
      </w:r>
      <w:r w:rsidR="005815F8">
        <w:rPr>
          <w:rFonts w:asciiTheme="minorBidi" w:hAnsiTheme="minorBidi" w:hint="cs"/>
          <w:sz w:val="24"/>
          <w:szCs w:val="24"/>
          <w:rtl/>
          <w:lang w:val="en-US"/>
        </w:rPr>
        <w:t xml:space="preserve"> </w:t>
      </w:r>
      <w:r w:rsidR="005815F8">
        <w:rPr>
          <w:rFonts w:asciiTheme="minorBidi" w:hAnsiTheme="minorBidi"/>
          <w:sz w:val="24"/>
          <w:szCs w:val="24"/>
          <w:lang w:val="en-US"/>
        </w:rPr>
        <w:t xml:space="preserve"> </w:t>
      </w:r>
      <w:r w:rsidR="005815F8">
        <w:rPr>
          <w:rFonts w:asciiTheme="minorBidi" w:hAnsiTheme="minorBidi" w:hint="cs"/>
          <w:sz w:val="24"/>
          <w:szCs w:val="24"/>
          <w:rtl/>
          <w:lang w:val="en-US"/>
        </w:rPr>
        <w:t xml:space="preserve"> מתאר את גודל הקרנל, </w:t>
      </w:r>
      <w:r w:rsidR="005815F8">
        <w:rPr>
          <w:rFonts w:asciiTheme="minorBidi" w:hAnsiTheme="minorBidi"/>
          <w:sz w:val="24"/>
          <w:szCs w:val="24"/>
          <w:lang w:val="en-US"/>
        </w:rPr>
        <w:t>n</w:t>
      </w:r>
      <w:r w:rsidR="005815F8">
        <w:rPr>
          <w:rFonts w:asciiTheme="minorBidi" w:hAnsiTheme="minorBidi" w:hint="cs"/>
          <w:sz w:val="24"/>
          <w:szCs w:val="24"/>
          <w:rtl/>
          <w:lang w:val="en-US"/>
        </w:rPr>
        <w:t xml:space="preserve"> מתאר את כמות הפילטרים ו </w:t>
      </w:r>
      <w:r w:rsidR="005815F8">
        <w:rPr>
          <w:rFonts w:asciiTheme="minorBidi" w:hAnsiTheme="minorBidi"/>
          <w:sz w:val="24"/>
          <w:szCs w:val="24"/>
          <w:lang w:val="en-US"/>
        </w:rPr>
        <w:t>s</w:t>
      </w:r>
      <w:r w:rsidR="005815F8">
        <w:rPr>
          <w:rFonts w:asciiTheme="minorBidi" w:hAnsiTheme="minorBidi" w:hint="cs"/>
          <w:sz w:val="24"/>
          <w:szCs w:val="24"/>
          <w:rtl/>
          <w:lang w:val="en-US"/>
        </w:rPr>
        <w:t xml:space="preserve"> מתאר את גודל הסטרייד.</w:t>
      </w:r>
    </w:p>
    <w:p w14:paraId="73D573F8" w14:textId="608C54D7" w:rsidR="005815F8" w:rsidRPr="005815F8" w:rsidRDefault="005815F8" w:rsidP="005815F8">
      <w:pPr>
        <w:bidi/>
        <w:spacing w:line="360" w:lineRule="auto"/>
        <w:jc w:val="both"/>
        <w:rPr>
          <w:rFonts w:asciiTheme="minorBidi" w:hAnsiTheme="minorBidi"/>
          <w:sz w:val="24"/>
          <w:szCs w:val="24"/>
          <w:rtl/>
          <w:lang w:val="en-US"/>
        </w:rPr>
      </w:pPr>
      <w:r w:rsidRPr="005815F8">
        <w:rPr>
          <w:rFonts w:asciiTheme="minorBidi" w:hAnsiTheme="minorBidi" w:hint="cs"/>
          <w:sz w:val="24"/>
          <w:szCs w:val="24"/>
          <w:highlight w:val="yellow"/>
          <w:rtl/>
          <w:lang w:val="en-US"/>
        </w:rPr>
        <w:t xml:space="preserve">ניתן לראות שלהגדלת הרשת מתשמים ב שכבת </w:t>
      </w:r>
      <w:r w:rsidRPr="005815F8">
        <w:rPr>
          <w:rFonts w:asciiTheme="minorBidi" w:hAnsiTheme="minorBidi"/>
          <w:sz w:val="24"/>
          <w:szCs w:val="24"/>
          <w:highlight w:val="yellow"/>
          <w:lang w:val="en-US"/>
        </w:rPr>
        <w:t>pixel shuffler X2</w:t>
      </w:r>
      <w:r w:rsidRPr="005815F8">
        <w:rPr>
          <w:rFonts w:asciiTheme="minorBidi" w:hAnsiTheme="minorBidi" w:hint="cs"/>
          <w:sz w:val="24"/>
          <w:szCs w:val="24"/>
          <w:highlight w:val="yellow"/>
          <w:rtl/>
          <w:lang w:val="en-US"/>
        </w:rPr>
        <w:t xml:space="preserve"> אשר יצר לי מבנים ריבועיים בתוצרי הגנרטור, אותו החלפתי לשכבת </w:t>
      </w:r>
      <w:r w:rsidRPr="005815F8">
        <w:rPr>
          <w:rFonts w:asciiTheme="minorBidi" w:hAnsiTheme="minorBidi"/>
          <w:sz w:val="24"/>
          <w:szCs w:val="24"/>
          <w:highlight w:val="yellow"/>
          <w:lang w:val="en-US"/>
        </w:rPr>
        <w:t>upsample</w:t>
      </w:r>
      <w:r w:rsidRPr="005815F8">
        <w:rPr>
          <w:rFonts w:asciiTheme="minorBidi" w:hAnsiTheme="minorBidi" w:hint="cs"/>
          <w:sz w:val="24"/>
          <w:szCs w:val="24"/>
          <w:highlight w:val="yellow"/>
          <w:rtl/>
          <w:lang w:val="en-US"/>
        </w:rPr>
        <w:t xml:space="preserve"> שונה</w:t>
      </w:r>
    </w:p>
    <w:p w14:paraId="38FD6CB1" w14:textId="30A1058F" w:rsidR="00F045E3" w:rsidRDefault="00F045E3" w:rsidP="00F045E3">
      <w:pPr>
        <w:bidi/>
        <w:spacing w:line="360" w:lineRule="auto"/>
        <w:jc w:val="both"/>
        <w:rPr>
          <w:rFonts w:asciiTheme="minorBidi" w:hAnsiTheme="minorBidi"/>
          <w:sz w:val="24"/>
          <w:szCs w:val="24"/>
          <w:lang w:val="en-US"/>
        </w:rPr>
      </w:pPr>
      <w:r>
        <w:rPr>
          <w:noProof/>
        </w:rPr>
        <w:drawing>
          <wp:inline distT="0" distB="0" distL="0" distR="0" wp14:anchorId="2C5F05C2" wp14:editId="2B29A9A7">
            <wp:extent cx="5311472" cy="1555897"/>
            <wp:effectExtent l="0" t="0" r="0" b="0"/>
            <wp:docPr id="1723885885" name="Picture 1"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5885" name="Picture 1" descr="A diagram of a block diagram&#10;&#10;Description automatically generated with low confidence"/>
                    <pic:cNvPicPr/>
                  </pic:nvPicPr>
                  <pic:blipFill>
                    <a:blip r:embed="rId8"/>
                    <a:stretch>
                      <a:fillRect/>
                    </a:stretch>
                  </pic:blipFill>
                  <pic:spPr>
                    <a:xfrm>
                      <a:off x="0" y="0"/>
                      <a:ext cx="5317540" cy="1557675"/>
                    </a:xfrm>
                    <a:prstGeom prst="rect">
                      <a:avLst/>
                    </a:prstGeom>
                  </pic:spPr>
                </pic:pic>
              </a:graphicData>
            </a:graphic>
          </wp:inline>
        </w:drawing>
      </w:r>
    </w:p>
    <w:p w14:paraId="71B25807" w14:textId="7B813FC6" w:rsidR="005815F8" w:rsidRPr="00757237" w:rsidRDefault="00F045E3" w:rsidP="00757237">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איור</w:t>
      </w:r>
      <w:r w:rsidRPr="00F53510">
        <w:rPr>
          <w:rFonts w:asciiTheme="minorBidi" w:hAnsiTheme="minorBidi" w:hint="cs"/>
          <w:sz w:val="24"/>
          <w:szCs w:val="24"/>
          <w:highlight w:val="yellow"/>
          <w:lang w:val="en-US"/>
        </w:rPr>
        <w:t>XX</w:t>
      </w:r>
      <w:r>
        <w:rPr>
          <w:rFonts w:asciiTheme="minorBidi" w:hAnsiTheme="minorBidi" w:hint="cs"/>
          <w:sz w:val="24"/>
          <w:szCs w:val="24"/>
          <w:lang w:val="en-US"/>
        </w:rPr>
        <w:t xml:space="preserve"> </w:t>
      </w:r>
      <w:r>
        <w:rPr>
          <w:rFonts w:asciiTheme="minorBidi" w:hAnsiTheme="minorBidi" w:hint="cs"/>
          <w:sz w:val="24"/>
          <w:szCs w:val="24"/>
          <w:rtl/>
          <w:lang w:val="en-US"/>
        </w:rPr>
        <w:t xml:space="preserve">: מבנה אריכטוקרה </w:t>
      </w:r>
      <w:r w:rsidR="00757237">
        <w:rPr>
          <w:rFonts w:asciiTheme="minorBidi" w:hAnsiTheme="minorBidi"/>
          <w:sz w:val="24"/>
          <w:szCs w:val="24"/>
          <w:lang w:val="en-US"/>
        </w:rPr>
        <w:t>srResNet</w:t>
      </w:r>
      <w:r>
        <w:rPr>
          <w:rFonts w:asciiTheme="minorBidi" w:hAnsiTheme="minorBidi" w:hint="cs"/>
          <w:sz w:val="24"/>
          <w:szCs w:val="24"/>
          <w:lang w:val="en-US"/>
        </w:rPr>
        <w:t xml:space="preserve"> </w:t>
      </w:r>
      <w:r>
        <w:rPr>
          <w:rFonts w:asciiTheme="minorBidi" w:hAnsiTheme="minorBidi" w:hint="cs"/>
          <w:sz w:val="24"/>
          <w:szCs w:val="24"/>
          <w:rtl/>
          <w:lang w:val="en-US"/>
        </w:rPr>
        <w:t>, מורכב מ</w:t>
      </w:r>
      <w:r w:rsidR="002F1113">
        <w:rPr>
          <w:rFonts w:asciiTheme="minorBidi" w:hAnsiTheme="minorBidi" w:hint="cs"/>
          <w:sz w:val="24"/>
          <w:szCs w:val="24"/>
          <w:rtl/>
          <w:lang w:val="en-US"/>
        </w:rPr>
        <w:t>בלוקים המחבורים בעקרון ה</w:t>
      </w:r>
      <w:r w:rsidR="002F1113">
        <w:rPr>
          <w:rFonts w:asciiTheme="minorBidi" w:hAnsiTheme="minorBidi"/>
          <w:sz w:val="24"/>
          <w:szCs w:val="24"/>
          <w:lang w:val="en-US"/>
        </w:rPr>
        <w:t>residual</w:t>
      </w:r>
      <w:r w:rsidR="002F1113">
        <w:rPr>
          <w:rFonts w:asciiTheme="minorBidi" w:hAnsiTheme="minorBidi" w:hint="cs"/>
          <w:sz w:val="24"/>
          <w:szCs w:val="24"/>
          <w:rtl/>
          <w:lang w:val="en-US"/>
        </w:rPr>
        <w:t xml:space="preserve"> ו </w:t>
      </w:r>
      <w:r w:rsidR="002F1113">
        <w:rPr>
          <w:rFonts w:asciiTheme="minorBidi" w:hAnsiTheme="minorBidi"/>
          <w:sz w:val="24"/>
          <w:szCs w:val="24"/>
          <w:lang w:val="en-US"/>
        </w:rPr>
        <w:t>skip connections</w:t>
      </w:r>
      <w:r w:rsidR="002F1113">
        <w:rPr>
          <w:rFonts w:asciiTheme="minorBidi" w:hAnsiTheme="minorBidi" w:hint="cs"/>
          <w:sz w:val="24"/>
          <w:szCs w:val="24"/>
          <w:rtl/>
          <w:lang w:val="en-US"/>
        </w:rPr>
        <w:t xml:space="preserve"> . האיור לקוח ממאמר[2]</w:t>
      </w:r>
    </w:p>
    <w:p w14:paraId="6A1E75FF" w14:textId="45285D8E" w:rsidR="00A80FF7" w:rsidRPr="00A80FF7" w:rsidRDefault="005815F8" w:rsidP="00216D16">
      <w:pPr>
        <w:bidi/>
        <w:spacing w:line="360" w:lineRule="auto"/>
        <w:jc w:val="both"/>
        <w:rPr>
          <w:rFonts w:asciiTheme="minorBidi" w:eastAsiaTheme="minorEastAsia" w:hAnsiTheme="minorBidi"/>
          <w:lang w:val="en-US"/>
        </w:rPr>
      </w:pPr>
      <w:r w:rsidRPr="00216D16">
        <w:rPr>
          <w:rFonts w:asciiTheme="minorBidi" w:hAnsiTheme="minorBidi" w:hint="cs"/>
          <w:sz w:val="24"/>
          <w:szCs w:val="24"/>
          <w:rtl/>
        </w:rPr>
        <w:t xml:space="preserve">בפונקציית ההפסד בשלב זה באימון </w:t>
      </w:r>
      <w:r w:rsidR="00757237">
        <w:rPr>
          <w:rFonts w:asciiTheme="minorBidi" w:hAnsiTheme="minorBidi" w:hint="cs"/>
          <w:sz w:val="24"/>
          <w:szCs w:val="24"/>
          <w:rtl/>
          <w:lang w:val="en-US"/>
        </w:rPr>
        <w:t>היא מרחק</w:t>
      </w:r>
      <w:r w:rsidRPr="00216D16">
        <w:rPr>
          <w:rFonts w:asciiTheme="minorBidi" w:hAnsiTheme="minorBidi" w:hint="cs"/>
          <w:sz w:val="24"/>
          <w:szCs w:val="24"/>
          <w:rtl/>
        </w:rPr>
        <w:t xml:space="preserve"> </w:t>
      </w:r>
      <w:r w:rsidRPr="00216D16">
        <w:rPr>
          <w:rFonts w:asciiTheme="minorBidi" w:hAnsiTheme="minorBidi" w:hint="cs"/>
          <w:sz w:val="24"/>
          <w:szCs w:val="24"/>
        </w:rPr>
        <w:t xml:space="preserve">MSE </w:t>
      </w:r>
      <w:r w:rsidRPr="00216D16">
        <w:rPr>
          <w:rFonts w:asciiTheme="minorBidi" w:hAnsiTheme="minorBidi" w:hint="cs"/>
          <w:sz w:val="24"/>
          <w:szCs w:val="24"/>
          <w:rtl/>
        </w:rPr>
        <w:t xml:space="preserve"> בין</w:t>
      </w:r>
      <w:r w:rsidRPr="00216D16">
        <w:rPr>
          <w:rFonts w:asciiTheme="minorBidi" w:hAnsiTheme="minorBidi"/>
          <w:sz w:val="24"/>
          <w:szCs w:val="24"/>
          <w:rtl/>
        </w:rPr>
        <w:t xml:space="preserve"> </w:t>
      </w:r>
      <w:r w:rsidRPr="00216D16">
        <w:rPr>
          <w:rFonts w:asciiTheme="minorBidi" w:hAnsiTheme="minorBidi" w:hint="cs"/>
          <w:sz w:val="24"/>
          <w:szCs w:val="24"/>
          <w:rtl/>
        </w:rPr>
        <w:t>פיקסלים של התמונה המקורית לתמונה המגונרטת. מרחק זה</w:t>
      </w:r>
      <w:r w:rsidRPr="00216D16">
        <w:rPr>
          <w:rFonts w:asciiTheme="minorBidi" w:hAnsiTheme="minorBidi"/>
          <w:sz w:val="24"/>
          <w:szCs w:val="24"/>
          <w:rtl/>
        </w:rPr>
        <w:t xml:space="preserve"> עוזר לקרב את תמונת המוצא לתמונת המקור ברמת הפיקסלים. במרחק זה מודדים את ההפרש עבור כל פיקסל</w:t>
      </w:r>
      <w:r w:rsidRPr="00216D16">
        <w:rPr>
          <w:rFonts w:asciiTheme="minorBidi" w:hAnsiTheme="minorBidi"/>
          <w:sz w:val="24"/>
          <w:szCs w:val="24"/>
        </w:rPr>
        <w:t xml:space="preserve"> </w:t>
      </w:r>
      <w:r w:rsidRPr="00216D16">
        <w:rPr>
          <w:rFonts w:asciiTheme="minorBidi" w:hAnsiTheme="minorBidi"/>
          <w:sz w:val="24"/>
          <w:szCs w:val="24"/>
          <w:rtl/>
        </w:rPr>
        <w:t xml:space="preserve">בנפרד בין תמונת המטרה לתמונת </w:t>
      </w:r>
      <w:r w:rsidRPr="00216D16">
        <w:rPr>
          <w:rFonts w:asciiTheme="minorBidi" w:hAnsiTheme="minorBidi" w:hint="cs"/>
          <w:sz w:val="24"/>
          <w:szCs w:val="24"/>
          <w:rtl/>
        </w:rPr>
        <w:t>הפלט</w:t>
      </w:r>
      <w:r w:rsidRPr="00216D16">
        <w:rPr>
          <w:rFonts w:asciiTheme="minorBidi" w:hAnsiTheme="minorBidi"/>
          <w:sz w:val="24"/>
          <w:szCs w:val="24"/>
          <w:rtl/>
        </w:rPr>
        <w:t xml:space="preserve"> מהרשת הגנרט</w:t>
      </w:r>
      <w:r w:rsidRPr="00216D16">
        <w:rPr>
          <w:rFonts w:asciiTheme="minorBidi" w:hAnsiTheme="minorBidi" w:hint="cs"/>
          <w:sz w:val="24"/>
          <w:szCs w:val="24"/>
          <w:rtl/>
        </w:rPr>
        <w:t>י</w:t>
      </w:r>
      <w:r w:rsidRPr="00216D16">
        <w:rPr>
          <w:rFonts w:asciiTheme="minorBidi" w:hAnsiTheme="minorBidi"/>
          <w:sz w:val="24"/>
          <w:szCs w:val="24"/>
          <w:rtl/>
        </w:rPr>
        <w:t>בית. מרחק זה מייצג את המשימה האמיתית עליה אנו נדרשים לענות, והיא לייצר תמונה כמה שיותר דומה לתמונת המקור. בפועל המרחק מודד תכונה חזקה מידי</w:t>
      </w:r>
      <w:r w:rsidRPr="00216D16">
        <w:rPr>
          <w:rFonts w:asciiTheme="minorBidi" w:hAnsiTheme="minorBidi" w:hint="cs"/>
          <w:sz w:val="24"/>
          <w:szCs w:val="24"/>
          <w:rtl/>
        </w:rPr>
        <w:t xml:space="preserve">, </w:t>
      </w:r>
      <w:r w:rsidRPr="00216D16">
        <w:rPr>
          <w:rFonts w:asciiTheme="minorBidi" w:hAnsiTheme="minorBidi"/>
          <w:sz w:val="24"/>
          <w:szCs w:val="24"/>
          <w:rtl/>
        </w:rPr>
        <w:t>למשל אם נחש</w:t>
      </w:r>
      <w:r w:rsidRPr="00216D16">
        <w:rPr>
          <w:rFonts w:asciiTheme="minorBidi" w:hAnsiTheme="minorBidi" w:hint="cs"/>
          <w:sz w:val="24"/>
          <w:szCs w:val="24"/>
          <w:rtl/>
        </w:rPr>
        <w:t>ו</w:t>
      </w:r>
      <w:r w:rsidRPr="00216D16">
        <w:rPr>
          <w:rFonts w:asciiTheme="minorBidi" w:hAnsiTheme="minorBidi"/>
          <w:sz w:val="24"/>
          <w:szCs w:val="24"/>
          <w:rtl/>
        </w:rPr>
        <w:t xml:space="preserve">ב על שחזור תמונת מוצא מושלם </w:t>
      </w:r>
      <w:r w:rsidRPr="00216D16">
        <w:rPr>
          <w:rFonts w:asciiTheme="minorBidi" w:hAnsiTheme="minorBidi" w:hint="cs"/>
          <w:sz w:val="24"/>
          <w:szCs w:val="24"/>
          <w:rtl/>
        </w:rPr>
        <w:t>שעבר</w:t>
      </w:r>
      <w:r w:rsidRPr="00216D16">
        <w:rPr>
          <w:rFonts w:asciiTheme="minorBidi" w:hAnsiTheme="minorBidi"/>
          <w:sz w:val="24"/>
          <w:szCs w:val="24"/>
          <w:rtl/>
        </w:rPr>
        <w:t xml:space="preserve"> תזוזה של פיקסל אחד</w:t>
      </w:r>
      <w:r w:rsidRPr="00216D16">
        <w:rPr>
          <w:rFonts w:asciiTheme="minorBidi" w:hAnsiTheme="minorBidi" w:hint="cs"/>
          <w:sz w:val="24"/>
          <w:szCs w:val="24"/>
          <w:rtl/>
        </w:rPr>
        <w:t xml:space="preserve"> בודד</w:t>
      </w:r>
      <w:r w:rsidRPr="00216D16">
        <w:rPr>
          <w:rFonts w:asciiTheme="minorBidi" w:hAnsiTheme="minorBidi"/>
          <w:sz w:val="24"/>
          <w:szCs w:val="24"/>
          <w:rtl/>
        </w:rPr>
        <w:t>, במקרה שכזה המרחק</w:t>
      </w:r>
      <w:r w:rsidRPr="00216D16">
        <w:rPr>
          <w:rFonts w:asciiTheme="minorBidi" w:hAnsiTheme="minorBidi" w:hint="cs"/>
          <w:sz w:val="24"/>
          <w:szCs w:val="24"/>
          <w:rtl/>
        </w:rPr>
        <w:t xml:space="preserve"> הנמדד יכול להיות גדול,</w:t>
      </w:r>
      <w:r w:rsidRPr="00216D16">
        <w:rPr>
          <w:rFonts w:asciiTheme="minorBidi" w:hAnsiTheme="minorBidi"/>
          <w:sz w:val="24"/>
          <w:szCs w:val="24"/>
          <w:rtl/>
        </w:rPr>
        <w:t xml:space="preserve"> למרות שהתמונה תראה מאוד מדויקת ואמ</w:t>
      </w:r>
      <w:r w:rsidRPr="00216D16">
        <w:rPr>
          <w:rFonts w:asciiTheme="minorBidi" w:hAnsiTheme="minorBidi" w:hint="cs"/>
          <w:sz w:val="24"/>
          <w:szCs w:val="24"/>
          <w:rtl/>
        </w:rPr>
        <w:t>י</w:t>
      </w:r>
      <w:r w:rsidRPr="00216D16">
        <w:rPr>
          <w:rFonts w:asciiTheme="minorBidi" w:hAnsiTheme="minorBidi"/>
          <w:sz w:val="24"/>
          <w:szCs w:val="24"/>
          <w:rtl/>
        </w:rPr>
        <w:t>תית למתבונן האנושי. שימוש במרחק שכזה</w:t>
      </w:r>
      <w:r w:rsidRPr="00216D16">
        <w:rPr>
          <w:rFonts w:asciiTheme="minorBidi" w:hAnsiTheme="minorBidi" w:hint="cs"/>
          <w:sz w:val="24"/>
          <w:szCs w:val="24"/>
          <w:rtl/>
        </w:rPr>
        <w:t xml:space="preserve"> לרוב </w:t>
      </w:r>
      <w:r w:rsidRPr="00216D16">
        <w:rPr>
          <w:rFonts w:asciiTheme="minorBidi" w:hAnsiTheme="minorBidi"/>
          <w:sz w:val="24"/>
          <w:szCs w:val="24"/>
          <w:rtl/>
        </w:rPr>
        <w:t xml:space="preserve">יוצר תמונת מטושטשת מכוון </w:t>
      </w:r>
      <w:r w:rsidRPr="00216D16">
        <w:rPr>
          <w:rFonts w:asciiTheme="minorBidi" w:hAnsiTheme="minorBidi" w:hint="cs"/>
          <w:sz w:val="24"/>
          <w:szCs w:val="24"/>
          <w:rtl/>
        </w:rPr>
        <w:t xml:space="preserve">שמטרתו להגיע </w:t>
      </w:r>
      <w:r w:rsidRPr="000C63F0">
        <w:rPr>
          <w:rFonts w:asciiTheme="minorBidi" w:hAnsiTheme="minorBidi"/>
          <w:sz w:val="24"/>
          <w:szCs w:val="24"/>
          <w:rtl/>
        </w:rPr>
        <w:t xml:space="preserve">למינימום שגיאה של האפשרויות אשר יכול להיות </w:t>
      </w:r>
      <w:r>
        <w:rPr>
          <w:rFonts w:asciiTheme="minorBidi" w:hAnsiTheme="minorBidi" w:hint="cs"/>
          <w:sz w:val="24"/>
          <w:szCs w:val="24"/>
          <w:rtl/>
        </w:rPr>
        <w:t>ה</w:t>
      </w:r>
      <w:r w:rsidRPr="000C63F0">
        <w:rPr>
          <w:rFonts w:asciiTheme="minorBidi" w:hAnsiTheme="minorBidi"/>
          <w:sz w:val="24"/>
          <w:szCs w:val="24"/>
          <w:rtl/>
        </w:rPr>
        <w:t>ממוצע של</w:t>
      </w:r>
      <w:r>
        <w:rPr>
          <w:rFonts w:asciiTheme="minorBidi" w:hAnsiTheme="minorBidi" w:hint="cs"/>
          <w:sz w:val="24"/>
          <w:szCs w:val="24"/>
          <w:rtl/>
        </w:rPr>
        <w:t xml:space="preserve"> אותן</w:t>
      </w:r>
      <w:r w:rsidRPr="000C63F0">
        <w:rPr>
          <w:rFonts w:asciiTheme="minorBidi" w:hAnsiTheme="minorBidi"/>
          <w:sz w:val="24"/>
          <w:szCs w:val="24"/>
          <w:rtl/>
        </w:rPr>
        <w:t xml:space="preserve"> אפשרויות</w:t>
      </w:r>
      <w:r>
        <w:rPr>
          <w:rFonts w:asciiTheme="minorBidi" w:hAnsiTheme="minorBidi" w:hint="cs"/>
          <w:sz w:val="24"/>
          <w:szCs w:val="24"/>
          <w:rtl/>
        </w:rPr>
        <w:t>,</w:t>
      </w:r>
      <w:r w:rsidRPr="000C63F0">
        <w:rPr>
          <w:rFonts w:asciiTheme="minorBidi" w:hAnsiTheme="minorBidi"/>
          <w:sz w:val="24"/>
          <w:szCs w:val="24"/>
          <w:rtl/>
        </w:rPr>
        <w:t xml:space="preserve"> ולא</w:t>
      </w:r>
      <w:r>
        <w:rPr>
          <w:rFonts w:asciiTheme="minorBidi" w:hAnsiTheme="minorBidi" w:hint="cs"/>
          <w:sz w:val="24"/>
          <w:szCs w:val="24"/>
          <w:rtl/>
        </w:rPr>
        <w:t xml:space="preserve"> מחייב</w:t>
      </w:r>
      <w:r w:rsidRPr="000C63F0">
        <w:rPr>
          <w:rFonts w:asciiTheme="minorBidi" w:hAnsiTheme="minorBidi"/>
          <w:sz w:val="24"/>
          <w:szCs w:val="24"/>
          <w:rtl/>
        </w:rPr>
        <w:t xml:space="preserve"> ערך אמיתי</w:t>
      </w:r>
      <w:r>
        <w:rPr>
          <w:rFonts w:asciiTheme="minorBidi" w:hAnsiTheme="minorBidi" w:hint="cs"/>
          <w:sz w:val="24"/>
          <w:szCs w:val="24"/>
          <w:rtl/>
        </w:rPr>
        <w:t xml:space="preserve"> </w:t>
      </w:r>
      <w:r w:rsidRPr="000C63F0">
        <w:rPr>
          <w:rFonts w:asciiTheme="minorBidi" w:hAnsiTheme="minorBidi"/>
          <w:sz w:val="24"/>
          <w:szCs w:val="24"/>
          <w:rtl/>
        </w:rPr>
        <w:t>אפשרי.</w:t>
      </w:r>
      <w:r w:rsidRPr="00216D16">
        <w:rPr>
          <w:rFonts w:asciiTheme="minorBidi" w:hAnsiTheme="minorBidi"/>
          <w:sz w:val="24"/>
          <w:szCs w:val="24"/>
          <w:rtl/>
        </w:rPr>
        <w:t xml:space="preserve"> </w:t>
      </w:r>
      <w:r w:rsidRPr="00216D16">
        <w:rPr>
          <w:rFonts w:asciiTheme="minorBidi" w:hAnsiTheme="minorBidi"/>
          <w:sz w:val="24"/>
          <w:szCs w:val="24"/>
          <w:rtl/>
        </w:rPr>
        <w:br/>
      </w: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MSE</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p>
            <m:sSupPr>
              <m:ctrlPr>
                <w:rPr>
                  <w:rFonts w:ascii="Cambria Math" w:hAnsi="Cambria Math" w:cs="Arial"/>
                  <w:lang w:val="en-US"/>
                </w:rPr>
              </m:ctrlPr>
            </m:sSupPr>
            <m:e>
              <m:f>
                <m:fPr>
                  <m:ctrlPr>
                    <w:rPr>
                      <w:rFonts w:ascii="Cambria Math" w:hAnsi="Cambria Math" w:cs="Arial"/>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m:t>
                  </m:r>
                </m:e>
              </m:nary>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oMath>
      </m:oMathPara>
    </w:p>
    <w:p w14:paraId="741C5A59" w14:textId="77777777" w:rsidR="00F80F76" w:rsidRPr="00D04CAC"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oMath>
      <w:r w:rsidRPr="00D04CAC">
        <w:rPr>
          <w:rtl/>
          <w:lang w:val="en-US"/>
        </w:rPr>
        <w:t>- תמונות ברזולוציה גבוהה</w:t>
      </w:r>
    </w:p>
    <w:p w14:paraId="7EC30F5A" w14:textId="77777777" w:rsidR="00F80F76"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oMath>
      <w:r w:rsidRPr="00D04CAC">
        <w:rPr>
          <w:rtl/>
          <w:lang w:val="en-US"/>
        </w:rPr>
        <w:t>- תמונות ברזולוציה נמוכה</w:t>
      </w:r>
    </w:p>
    <w:p w14:paraId="316593A6" w14:textId="19EC6744" w:rsidR="00F80F76" w:rsidRPr="00F80F76" w:rsidRDefault="00F80F76" w:rsidP="00F80F76">
      <w:pPr>
        <w:bidi/>
        <w:rPr>
          <w:i/>
          <w:rtl/>
          <w:lang w:val="en-US"/>
        </w:rPr>
      </w:pPr>
      <m:oMath>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oMath>
      <w:r>
        <w:rPr>
          <w:rFonts w:eastAsiaTheme="minorEastAsia" w:hint="cs"/>
          <w:i/>
          <w:rtl/>
          <w:lang w:val="en-US"/>
        </w:rPr>
        <w:t>- הפעלת הרשת הגנרטיבית על תמונה ברזולוציה נמוכה</w:t>
      </w:r>
    </w:p>
    <w:p w14:paraId="0107B21C" w14:textId="77777777" w:rsidR="00F80F76" w:rsidRPr="00F80F76" w:rsidRDefault="00F80F76" w:rsidP="00F80F76">
      <w:pPr>
        <w:bidi/>
        <w:rPr>
          <w:lang w:val="en-US"/>
        </w:rPr>
      </w:pPr>
    </w:p>
    <w:p w14:paraId="31DC179F" w14:textId="77777777" w:rsidR="00A80FF7" w:rsidRPr="00F80F76" w:rsidRDefault="00A80FF7" w:rsidP="00A80FF7">
      <w:pPr>
        <w:pStyle w:val="ListParagraph"/>
        <w:bidi/>
        <w:spacing w:line="360" w:lineRule="auto"/>
        <w:jc w:val="both"/>
        <w:rPr>
          <w:rFonts w:asciiTheme="minorBidi" w:eastAsiaTheme="minorEastAsia" w:hAnsiTheme="minorBidi" w:cstheme="minorBidi"/>
          <w:sz w:val="24"/>
          <w:szCs w:val="24"/>
          <w:lang w:val="en-US"/>
        </w:rPr>
      </w:pPr>
    </w:p>
    <w:p w14:paraId="5AAE4F62" w14:textId="7FF1648C" w:rsidR="00A80FF7" w:rsidRDefault="00A80FF7" w:rsidP="005F4594">
      <w:pPr>
        <w:pStyle w:val="ListParagraph"/>
        <w:bidi/>
        <w:spacing w:line="360" w:lineRule="auto"/>
        <w:jc w:val="both"/>
        <w:rPr>
          <w:rFonts w:asciiTheme="minorBidi" w:eastAsiaTheme="minorEastAsia" w:hAnsiTheme="minorBidi" w:cstheme="minorBidi"/>
          <w:sz w:val="24"/>
          <w:szCs w:val="24"/>
          <w:lang w:val="en-US"/>
        </w:rPr>
      </w:pPr>
      <w:r>
        <w:rPr>
          <w:rFonts w:asciiTheme="minorBidi" w:eastAsiaTheme="minorEastAsia" w:hAnsiTheme="minorBidi" w:cstheme="minorBidi" w:hint="cs"/>
          <w:sz w:val="24"/>
          <w:szCs w:val="24"/>
          <w:rtl/>
          <w:lang w:val="en-US"/>
        </w:rPr>
        <w:t xml:space="preserve">באיור </w:t>
      </w:r>
      <w:r>
        <w:rPr>
          <w:rFonts w:asciiTheme="minorBidi" w:eastAsiaTheme="minorEastAsia" w:hAnsiTheme="minorBidi" w:cstheme="minorBidi" w:hint="cs"/>
          <w:sz w:val="24"/>
          <w:szCs w:val="24"/>
          <w:lang w:val="en-US"/>
        </w:rPr>
        <w:t xml:space="preserve">XX </w:t>
      </w:r>
      <w:r>
        <w:rPr>
          <w:rFonts w:asciiTheme="minorBidi" w:eastAsiaTheme="minorEastAsia" w:hAnsiTheme="minorBidi" w:cstheme="minorBidi" w:hint="cs"/>
          <w:sz w:val="24"/>
          <w:szCs w:val="24"/>
          <w:rtl/>
          <w:lang w:val="en-US"/>
        </w:rPr>
        <w:t xml:space="preserve"> ניתן לראות את ערכי פונקציית ההפסד של אימון </w:t>
      </w:r>
      <w:r w:rsidR="005F4594">
        <w:rPr>
          <w:rFonts w:asciiTheme="minorBidi" w:eastAsiaTheme="minorEastAsia" w:hAnsiTheme="minorBidi" w:cstheme="minorBidi"/>
          <w:sz w:val="24"/>
          <w:szCs w:val="24"/>
          <w:lang w:val="en-US"/>
        </w:rPr>
        <w:t>srResNet</w:t>
      </w:r>
      <w:r>
        <w:rPr>
          <w:rFonts w:asciiTheme="minorBidi" w:eastAsiaTheme="minorEastAsia" w:hAnsiTheme="minorBidi" w:cstheme="minorBidi" w:hint="cs"/>
          <w:sz w:val="24"/>
          <w:szCs w:val="24"/>
          <w:lang w:val="en-US"/>
        </w:rPr>
        <w:t xml:space="preserve"> </w:t>
      </w:r>
      <w:r w:rsidR="005F4594">
        <w:rPr>
          <w:rFonts w:asciiTheme="minorBidi" w:eastAsiaTheme="minorEastAsia" w:hAnsiTheme="minorBidi" w:cstheme="minorBidi" w:hint="cs"/>
          <w:sz w:val="24"/>
          <w:szCs w:val="24"/>
          <w:rtl/>
          <w:lang w:val="en-US"/>
        </w:rPr>
        <w:t xml:space="preserve">, הערכים מייצגים את מרחק </w:t>
      </w:r>
      <w:r w:rsidR="005F4594">
        <w:rPr>
          <w:rFonts w:asciiTheme="minorBidi" w:eastAsiaTheme="minorEastAsia" w:hAnsiTheme="minorBidi" w:cstheme="minorBidi" w:hint="cs"/>
          <w:sz w:val="24"/>
          <w:szCs w:val="24"/>
          <w:lang w:val="en-US"/>
        </w:rPr>
        <w:t xml:space="preserve">MSE </w:t>
      </w:r>
      <w:r w:rsidR="005F4594">
        <w:rPr>
          <w:rFonts w:asciiTheme="minorBidi" w:eastAsiaTheme="minorEastAsia" w:hAnsiTheme="minorBidi" w:cstheme="minorBidi" w:hint="cs"/>
          <w:sz w:val="24"/>
          <w:szCs w:val="24"/>
          <w:rtl/>
          <w:lang w:val="en-US"/>
        </w:rPr>
        <w:t xml:space="preserve"> בין הפיקסלים של תמונת המקור לפיקסלים של התמונה הנוצרת מהגנרטור. ניתן לראות כי פונקציית ההפסד לא יורדת באזור של מעל מיליון צעדים, לכן זוהי </w:t>
      </w:r>
      <w:r w:rsidR="005F4594">
        <w:rPr>
          <w:rFonts w:asciiTheme="minorBidi" w:eastAsiaTheme="minorEastAsia" w:hAnsiTheme="minorBidi" w:cstheme="minorBidi" w:hint="cs"/>
          <w:sz w:val="24"/>
          <w:szCs w:val="24"/>
          <w:rtl/>
          <w:lang w:val="en-US"/>
        </w:rPr>
        <w:lastRenderedPageBreak/>
        <w:t xml:space="preserve">נקודה טובה לעצור. זוהי הנקודה שבה מחברי מאמר [2] עצרו את אימון </w:t>
      </w:r>
      <w:r w:rsidR="005F4594">
        <w:rPr>
          <w:rFonts w:asciiTheme="minorBidi" w:eastAsiaTheme="minorEastAsia" w:hAnsiTheme="minorBidi" w:cstheme="minorBidi" w:hint="cs"/>
          <w:sz w:val="24"/>
          <w:szCs w:val="24"/>
          <w:lang w:val="en-US"/>
        </w:rPr>
        <w:t>S</w:t>
      </w:r>
      <w:r w:rsidR="005F4594">
        <w:rPr>
          <w:rFonts w:asciiTheme="minorBidi" w:eastAsiaTheme="minorEastAsia" w:hAnsiTheme="minorBidi" w:cstheme="minorBidi"/>
          <w:sz w:val="24"/>
          <w:szCs w:val="24"/>
          <w:lang w:val="en-US"/>
        </w:rPr>
        <w:t>rResNet</w:t>
      </w:r>
      <w:r w:rsidR="005F4594">
        <w:rPr>
          <w:rFonts w:asciiTheme="minorBidi" w:eastAsiaTheme="minorEastAsia" w:hAnsiTheme="minorBidi" w:cstheme="minorBidi" w:hint="cs"/>
          <w:sz w:val="24"/>
          <w:szCs w:val="24"/>
          <w:rtl/>
          <w:lang w:val="en-US"/>
        </w:rPr>
        <w:t>.</w:t>
      </w:r>
      <w:r w:rsidR="005815F8" w:rsidRPr="005F4594">
        <w:rPr>
          <w:rFonts w:asciiTheme="minorBidi" w:eastAsiaTheme="minorEastAsia" w:hAnsiTheme="minorBidi" w:cstheme="minorBidi"/>
          <w:sz w:val="24"/>
          <w:szCs w:val="24"/>
          <w:rtl/>
          <w:lang w:val="en-US"/>
        </w:rPr>
        <w:br/>
      </w:r>
      <w:r>
        <w:rPr>
          <w:noProof/>
        </w:rPr>
        <w:drawing>
          <wp:inline distT="0" distB="0" distL="0" distR="0" wp14:anchorId="439BF0F2" wp14:editId="1EF1A80D">
            <wp:extent cx="4732774" cy="1629410"/>
            <wp:effectExtent l="0" t="0" r="0" b="0"/>
            <wp:docPr id="1547071536"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71536" name="Picture 1" descr="A picture containing line, plot, font, text&#10;&#10;Description automatically generated"/>
                    <pic:cNvPicPr/>
                  </pic:nvPicPr>
                  <pic:blipFill>
                    <a:blip r:embed="rId9"/>
                    <a:stretch>
                      <a:fillRect/>
                    </a:stretch>
                  </pic:blipFill>
                  <pic:spPr>
                    <a:xfrm>
                      <a:off x="0" y="0"/>
                      <a:ext cx="4740026" cy="1631907"/>
                    </a:xfrm>
                    <a:prstGeom prst="rect">
                      <a:avLst/>
                    </a:prstGeom>
                  </pic:spPr>
                </pic:pic>
              </a:graphicData>
            </a:graphic>
          </wp:inline>
        </w:drawing>
      </w:r>
    </w:p>
    <w:p w14:paraId="7E52D98D" w14:textId="20154D7F" w:rsidR="00633D37" w:rsidRPr="00660BB0" w:rsidRDefault="00633D37" w:rsidP="00633D37">
      <w:pPr>
        <w:bidi/>
        <w:spacing w:line="360" w:lineRule="auto"/>
        <w:jc w:val="both"/>
        <w:rPr>
          <w:rFonts w:asciiTheme="minorBidi" w:hAnsiTheme="minorBidi"/>
          <w:sz w:val="20"/>
          <w:szCs w:val="20"/>
        </w:rPr>
      </w:pPr>
      <w:r w:rsidRPr="006F61B7">
        <w:rPr>
          <w:rFonts w:asciiTheme="minorBidi" w:hAnsiTheme="minorBidi" w:hint="cs"/>
          <w:sz w:val="20"/>
          <w:szCs w:val="20"/>
          <w:rtl/>
        </w:rPr>
        <w:t>גר</w:t>
      </w:r>
      <w:r>
        <w:rPr>
          <w:rFonts w:asciiTheme="minorBidi" w:hAnsiTheme="minorBidi" w:hint="cs"/>
          <w:sz w:val="20"/>
          <w:szCs w:val="20"/>
          <w:rtl/>
          <w:lang w:val="en-US"/>
        </w:rPr>
        <w:t>ף</w:t>
      </w:r>
      <w:r w:rsidRPr="006F61B7">
        <w:rPr>
          <w:rFonts w:asciiTheme="minorBidi" w:hAnsiTheme="minorBidi" w:hint="cs"/>
          <w:sz w:val="20"/>
          <w:szCs w:val="20"/>
          <w:rtl/>
        </w:rPr>
        <w:t xml:space="preserve"> </w:t>
      </w:r>
      <w:r>
        <w:rPr>
          <w:rFonts w:asciiTheme="minorBidi" w:hAnsiTheme="minorBidi" w:hint="cs"/>
          <w:sz w:val="20"/>
          <w:szCs w:val="20"/>
          <w:rtl/>
        </w:rPr>
        <w:t>ה</w:t>
      </w:r>
      <w:r w:rsidRPr="006F61B7">
        <w:rPr>
          <w:rFonts w:asciiTheme="minorBidi" w:hAnsiTheme="minorBidi" w:hint="cs"/>
          <w:sz w:val="20"/>
          <w:szCs w:val="20"/>
          <w:rtl/>
        </w:rPr>
        <w:t xml:space="preserve">מציגים את </w:t>
      </w:r>
      <w:r>
        <w:rPr>
          <w:rFonts w:asciiTheme="minorBidi" w:hAnsiTheme="minorBidi" w:hint="cs"/>
          <w:sz w:val="20"/>
          <w:szCs w:val="20"/>
          <w:rtl/>
        </w:rPr>
        <w:t>פונקציית הפסד ארכיטקטורת</w:t>
      </w:r>
      <w:r w:rsidRPr="006F61B7">
        <w:rPr>
          <w:rFonts w:asciiTheme="minorBidi" w:hAnsiTheme="minorBidi" w:hint="cs"/>
          <w:sz w:val="20"/>
          <w:szCs w:val="20"/>
          <w:rtl/>
        </w:rPr>
        <w:t xml:space="preserve"> </w:t>
      </w:r>
      <w:r>
        <w:rPr>
          <w:rFonts w:asciiTheme="minorBidi" w:hAnsiTheme="minorBidi"/>
          <w:sz w:val="20"/>
          <w:szCs w:val="20"/>
          <w:lang w:val="en-US"/>
        </w:rPr>
        <w:t xml:space="preserve">SrResNet </w:t>
      </w:r>
      <w:r>
        <w:rPr>
          <w:rFonts w:asciiTheme="minorBidi" w:hAnsiTheme="minorBidi" w:hint="cs"/>
          <w:sz w:val="20"/>
          <w:szCs w:val="20"/>
          <w:rtl/>
          <w:lang w:val="en-US"/>
        </w:rPr>
        <w:t xml:space="preserve"> לאורך התקדמות האימון</w:t>
      </w:r>
      <w:r>
        <w:rPr>
          <w:rFonts w:asciiTheme="minorBidi" w:hAnsiTheme="minorBidi" w:hint="cs"/>
          <w:sz w:val="20"/>
          <w:szCs w:val="20"/>
          <w:rtl/>
          <w:lang w:val="en-US"/>
        </w:rPr>
        <w:t xml:space="preserve"> </w:t>
      </w:r>
      <w:r w:rsidRPr="006F61B7">
        <w:rPr>
          <w:rFonts w:asciiTheme="minorBidi" w:hAnsiTheme="minorBidi" w:hint="cs"/>
          <w:sz w:val="20"/>
          <w:szCs w:val="20"/>
          <w:rtl/>
        </w:rPr>
        <w:t xml:space="preserve">. </w:t>
      </w:r>
    </w:p>
    <w:p w14:paraId="6E1387EF" w14:textId="77777777" w:rsidR="00633D37" w:rsidRPr="00633D37" w:rsidRDefault="00633D37" w:rsidP="00633D37">
      <w:pPr>
        <w:pStyle w:val="ListParagraph"/>
        <w:bidi/>
        <w:spacing w:line="360" w:lineRule="auto"/>
        <w:jc w:val="both"/>
        <w:rPr>
          <w:rFonts w:asciiTheme="minorBidi" w:eastAsiaTheme="minorEastAsia" w:hAnsiTheme="minorBidi" w:cstheme="minorBidi"/>
          <w:sz w:val="24"/>
          <w:szCs w:val="24"/>
          <w:rtl/>
          <w:lang w:val="en-IL"/>
        </w:rPr>
      </w:pPr>
    </w:p>
    <w:p w14:paraId="62B41DE8" w14:textId="5505294A" w:rsidR="00A80FF7" w:rsidRDefault="005F4594" w:rsidP="00F554E2">
      <w:pPr>
        <w:pStyle w:val="ListParagraph"/>
        <w:bidi/>
        <w:spacing w:line="360" w:lineRule="auto"/>
        <w:jc w:val="both"/>
        <w:rPr>
          <w:rFonts w:asciiTheme="minorBidi" w:hAnsiTheme="minorBidi"/>
          <w:sz w:val="24"/>
          <w:szCs w:val="24"/>
          <w:rtl/>
          <w:lang w:val="en-US"/>
        </w:rPr>
      </w:pPr>
      <w:r>
        <w:rPr>
          <w:rFonts w:asciiTheme="minorBidi" w:hAnsiTheme="minorBidi" w:hint="cs"/>
          <w:sz w:val="24"/>
          <w:szCs w:val="24"/>
          <w:rtl/>
          <w:lang w:val="en-US"/>
        </w:rPr>
        <w:t>בטבל</w:t>
      </w:r>
      <w:r w:rsidR="000A4984">
        <w:rPr>
          <w:rFonts w:asciiTheme="minorBidi" w:hAnsiTheme="minorBidi" w:hint="cs"/>
          <w:sz w:val="24"/>
          <w:szCs w:val="24"/>
          <w:rtl/>
          <w:lang w:val="en-US"/>
        </w:rPr>
        <w:t>ה</w:t>
      </w:r>
      <w:r>
        <w:rPr>
          <w:rFonts w:asciiTheme="minorBidi" w:hAnsiTheme="minorBidi" w:hint="cs"/>
          <w:sz w:val="24"/>
          <w:szCs w:val="24"/>
          <w:rtl/>
          <w:lang w:val="en-US"/>
        </w:rPr>
        <w:t xml:space="preserve"> למטה ניתן</w:t>
      </w:r>
      <w:r w:rsidR="0025684C">
        <w:rPr>
          <w:rFonts w:asciiTheme="minorBidi" w:hAnsiTheme="minorBidi" w:hint="cs"/>
          <w:sz w:val="24"/>
          <w:szCs w:val="24"/>
          <w:rtl/>
          <w:lang w:val="en-US"/>
        </w:rPr>
        <w:t xml:space="preserve"> לראות את ערכי המדדים</w:t>
      </w:r>
      <w:r>
        <w:rPr>
          <w:rFonts w:asciiTheme="minorBidi" w:hAnsiTheme="minorBidi" w:hint="cs"/>
          <w:sz w:val="24"/>
          <w:szCs w:val="24"/>
          <w:rtl/>
          <w:lang w:val="en-US"/>
        </w:rPr>
        <w:t xml:space="preserve"> לאיכות תוצרי הרשת. מדדי</w:t>
      </w:r>
      <w:r w:rsidR="00C76276">
        <w:rPr>
          <w:rFonts w:asciiTheme="minorBidi" w:hAnsiTheme="minorBidi" w:hint="cs"/>
          <w:sz w:val="24"/>
          <w:szCs w:val="24"/>
          <w:rtl/>
          <w:lang w:val="en-US"/>
        </w:rPr>
        <w:t xml:space="preserve"> </w:t>
      </w:r>
      <w:r w:rsidR="00C76276">
        <w:rPr>
          <w:rFonts w:asciiTheme="minorBidi" w:hAnsiTheme="minorBidi" w:hint="cs"/>
          <w:sz w:val="24"/>
          <w:szCs w:val="24"/>
          <w:lang w:val="en-US"/>
        </w:rPr>
        <w:t xml:space="preserve">PSNR </w:t>
      </w:r>
      <w:r w:rsidR="00C76276">
        <w:rPr>
          <w:rFonts w:asciiTheme="minorBidi" w:hAnsiTheme="minorBidi" w:hint="cs"/>
          <w:sz w:val="24"/>
          <w:szCs w:val="24"/>
          <w:rtl/>
          <w:lang w:val="en-US"/>
        </w:rPr>
        <w:t xml:space="preserve"> ו </w:t>
      </w:r>
      <w:r w:rsidR="00C76276">
        <w:rPr>
          <w:rFonts w:asciiTheme="minorBidi" w:hAnsiTheme="minorBidi" w:hint="cs"/>
          <w:sz w:val="24"/>
          <w:szCs w:val="24"/>
          <w:lang w:val="en-US"/>
        </w:rPr>
        <w:t xml:space="preserve">SSIM </w:t>
      </w:r>
      <w:r w:rsidR="00C76276">
        <w:rPr>
          <w:rFonts w:asciiTheme="minorBidi" w:hAnsiTheme="minorBidi" w:hint="cs"/>
          <w:sz w:val="24"/>
          <w:szCs w:val="24"/>
          <w:rtl/>
          <w:lang w:val="en-US"/>
        </w:rPr>
        <w:t xml:space="preserve"> גודלים ככל שמתקדמים באימון, עליה בערכים אלה משקפת שהקרבה לתמונת המקור גדלה</w:t>
      </w:r>
      <w:r w:rsidR="00216D16">
        <w:rPr>
          <w:rFonts w:asciiTheme="minorBidi" w:hAnsiTheme="minorBidi" w:hint="cs"/>
          <w:sz w:val="24"/>
          <w:szCs w:val="24"/>
          <w:rtl/>
          <w:lang w:val="en-US"/>
        </w:rPr>
        <w:t xml:space="preserve"> מבחינת מבנה התמונה ומרחק פיקסלים</w:t>
      </w:r>
      <w:r w:rsidR="00C76276">
        <w:rPr>
          <w:rFonts w:asciiTheme="minorBidi" w:hAnsiTheme="minorBidi" w:hint="cs"/>
          <w:sz w:val="24"/>
          <w:szCs w:val="24"/>
          <w:rtl/>
          <w:lang w:val="en-US"/>
        </w:rPr>
        <w:t xml:space="preserve">. </w:t>
      </w:r>
    </w:p>
    <w:p w14:paraId="63DD2442" w14:textId="00AB5651" w:rsidR="00C76276" w:rsidRDefault="00C76276" w:rsidP="00C76276">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ניתן לראות שערכי </w:t>
      </w:r>
      <w:r>
        <w:rPr>
          <w:rFonts w:asciiTheme="minorBidi" w:hAnsiTheme="minorBidi" w:hint="cs"/>
          <w:sz w:val="24"/>
          <w:szCs w:val="24"/>
          <w:lang w:val="en-US"/>
        </w:rPr>
        <w:t xml:space="preserve">FID </w:t>
      </w:r>
      <w:r>
        <w:rPr>
          <w:rFonts w:asciiTheme="minorBidi" w:hAnsiTheme="minorBidi" w:hint="cs"/>
          <w:sz w:val="24"/>
          <w:szCs w:val="24"/>
          <w:rtl/>
          <w:lang w:val="en-US"/>
        </w:rPr>
        <w:t xml:space="preserve"> </w:t>
      </w:r>
      <w:r w:rsidR="005F4594">
        <w:rPr>
          <w:rFonts w:asciiTheme="minorBidi" w:hAnsiTheme="minorBidi" w:hint="cs"/>
          <w:sz w:val="24"/>
          <w:szCs w:val="24"/>
          <w:rtl/>
          <w:lang w:val="en-US"/>
        </w:rPr>
        <w:t>קטנים,</w:t>
      </w:r>
      <w:r>
        <w:rPr>
          <w:rFonts w:asciiTheme="minorBidi" w:hAnsiTheme="minorBidi" w:hint="cs"/>
          <w:sz w:val="24"/>
          <w:szCs w:val="24"/>
          <w:rtl/>
          <w:lang w:val="en-US"/>
        </w:rPr>
        <w:t xml:space="preserve"> ככל שערכים אלה </w:t>
      </w:r>
      <w:r w:rsidR="005F4594">
        <w:rPr>
          <w:rFonts w:asciiTheme="minorBidi" w:hAnsiTheme="minorBidi" w:hint="cs"/>
          <w:sz w:val="24"/>
          <w:szCs w:val="24"/>
          <w:rtl/>
          <w:lang w:val="en-US"/>
        </w:rPr>
        <w:t>קטנים</w:t>
      </w:r>
      <w:r>
        <w:rPr>
          <w:rFonts w:asciiTheme="minorBidi" w:hAnsiTheme="minorBidi" w:hint="cs"/>
          <w:sz w:val="24"/>
          <w:szCs w:val="24"/>
          <w:rtl/>
          <w:lang w:val="en-US"/>
        </w:rPr>
        <w:t xml:space="preserve"> מתקבל כי הסטטיטסיקה של ערכי הפיצרים של האוביקטים הנוצרים </w:t>
      </w:r>
      <w:r w:rsidR="005F4594">
        <w:rPr>
          <w:rFonts w:asciiTheme="minorBidi" w:hAnsiTheme="minorBidi" w:hint="cs"/>
          <w:sz w:val="24"/>
          <w:szCs w:val="24"/>
          <w:rtl/>
          <w:lang w:val="en-US"/>
        </w:rPr>
        <w:t>דומה</w:t>
      </w:r>
      <w:r>
        <w:rPr>
          <w:rFonts w:asciiTheme="minorBidi" w:hAnsiTheme="minorBidi" w:hint="cs"/>
          <w:sz w:val="24"/>
          <w:szCs w:val="24"/>
          <w:rtl/>
          <w:lang w:val="en-US"/>
        </w:rPr>
        <w:t xml:space="preserve"> </w:t>
      </w:r>
      <w:r w:rsidR="005F4594">
        <w:rPr>
          <w:rFonts w:asciiTheme="minorBidi" w:hAnsiTheme="minorBidi" w:hint="cs"/>
          <w:sz w:val="24"/>
          <w:szCs w:val="24"/>
          <w:rtl/>
          <w:lang w:val="en-US"/>
        </w:rPr>
        <w:t xml:space="preserve">לסטטיטקיה של ערכי הפיצרים של </w:t>
      </w:r>
      <w:r>
        <w:rPr>
          <w:rFonts w:asciiTheme="minorBidi" w:hAnsiTheme="minorBidi" w:hint="cs"/>
          <w:sz w:val="24"/>
          <w:szCs w:val="24"/>
          <w:rtl/>
          <w:lang w:val="en-US"/>
        </w:rPr>
        <w:t xml:space="preserve">אוביקטים </w:t>
      </w:r>
      <w:r w:rsidR="005F4594">
        <w:rPr>
          <w:rFonts w:asciiTheme="minorBidi" w:hAnsiTheme="minorBidi" w:hint="cs"/>
          <w:sz w:val="24"/>
          <w:szCs w:val="24"/>
          <w:rtl/>
          <w:lang w:val="en-US"/>
        </w:rPr>
        <w:t>הנוצרים</w:t>
      </w:r>
      <w:r>
        <w:rPr>
          <w:rFonts w:asciiTheme="minorBidi" w:hAnsiTheme="minorBidi" w:hint="cs"/>
          <w:sz w:val="24"/>
          <w:szCs w:val="24"/>
          <w:rtl/>
          <w:lang w:val="en-US"/>
        </w:rPr>
        <w:t xml:space="preserve"> </w:t>
      </w:r>
      <w:r w:rsidR="005F4594">
        <w:rPr>
          <w:rFonts w:asciiTheme="minorBidi" w:hAnsiTheme="minorBidi" w:hint="cs"/>
          <w:sz w:val="24"/>
          <w:szCs w:val="24"/>
          <w:rtl/>
          <w:lang w:val="en-US"/>
        </w:rPr>
        <w:t>מ</w:t>
      </w:r>
      <w:r>
        <w:rPr>
          <w:rFonts w:asciiTheme="minorBidi" w:hAnsiTheme="minorBidi" w:hint="cs"/>
          <w:sz w:val="24"/>
          <w:szCs w:val="24"/>
          <w:rtl/>
          <w:lang w:val="en-US"/>
        </w:rPr>
        <w:t xml:space="preserve">תמונות המקור. </w:t>
      </w:r>
      <w:r w:rsidR="005F4594">
        <w:rPr>
          <w:rFonts w:asciiTheme="minorBidi" w:hAnsiTheme="minorBidi" w:hint="cs"/>
          <w:sz w:val="24"/>
          <w:szCs w:val="24"/>
          <w:rtl/>
          <w:lang w:val="en-US"/>
        </w:rPr>
        <w:t xml:space="preserve"> נראה כי הגרפים המוצגים מראים </w:t>
      </w:r>
      <w:r w:rsidR="00F97F5A">
        <w:rPr>
          <w:rFonts w:asciiTheme="minorBidi" w:hAnsiTheme="minorBidi" w:hint="cs"/>
          <w:sz w:val="24"/>
          <w:szCs w:val="24"/>
          <w:rtl/>
          <w:lang w:val="en-US"/>
        </w:rPr>
        <w:t>האטה במגמות שלהם לקראת סוף האימון ולכן</w:t>
      </w:r>
      <w:r w:rsidR="005F4594">
        <w:rPr>
          <w:rFonts w:asciiTheme="minorBidi" w:hAnsiTheme="minorBidi" w:hint="cs"/>
          <w:sz w:val="24"/>
          <w:szCs w:val="24"/>
          <w:rtl/>
          <w:lang w:val="en-US"/>
        </w:rPr>
        <w:t xml:space="preserve"> אנו מצפים ל</w:t>
      </w:r>
      <w:r w:rsidR="00F97F5A">
        <w:rPr>
          <w:rFonts w:asciiTheme="minorBidi" w:hAnsiTheme="minorBidi" w:hint="cs"/>
          <w:sz w:val="24"/>
          <w:szCs w:val="24"/>
          <w:rtl/>
          <w:lang w:val="en-US"/>
        </w:rPr>
        <w:t>האטה</w:t>
      </w:r>
      <w:r w:rsidR="005F4594">
        <w:rPr>
          <w:rFonts w:asciiTheme="minorBidi" w:hAnsiTheme="minorBidi" w:hint="cs"/>
          <w:sz w:val="24"/>
          <w:szCs w:val="24"/>
          <w:rtl/>
          <w:lang w:val="en-US"/>
        </w:rPr>
        <w:t xml:space="preserve"> </w:t>
      </w:r>
      <w:r w:rsidR="00F97F5A">
        <w:rPr>
          <w:rFonts w:asciiTheme="minorBidi" w:hAnsiTheme="minorBidi" w:hint="cs"/>
          <w:sz w:val="24"/>
          <w:szCs w:val="24"/>
          <w:rtl/>
          <w:lang w:val="en-US"/>
        </w:rPr>
        <w:t xml:space="preserve">במגמת </w:t>
      </w:r>
      <w:r w:rsidR="005F4594">
        <w:rPr>
          <w:rFonts w:asciiTheme="minorBidi" w:hAnsiTheme="minorBidi" w:hint="cs"/>
          <w:sz w:val="24"/>
          <w:szCs w:val="24"/>
          <w:rtl/>
          <w:lang w:val="en-US"/>
        </w:rPr>
        <w:t>שיפור התוצרים</w:t>
      </w:r>
      <w:r w:rsidR="00F97F5A">
        <w:rPr>
          <w:rFonts w:asciiTheme="minorBidi" w:hAnsiTheme="minorBidi" w:hint="cs"/>
          <w:sz w:val="24"/>
          <w:szCs w:val="24"/>
          <w:rtl/>
          <w:lang w:val="en-US"/>
        </w:rPr>
        <w:t xml:space="preserve"> של הארכיטקטורה </w:t>
      </w:r>
      <w:r w:rsidR="005F4594">
        <w:rPr>
          <w:rFonts w:asciiTheme="minorBidi" w:hAnsiTheme="minorBidi" w:hint="cs"/>
          <w:sz w:val="24"/>
          <w:szCs w:val="24"/>
          <w:rtl/>
          <w:lang w:val="en-US"/>
        </w:rPr>
        <w:t xml:space="preserve">. </w:t>
      </w:r>
    </w:p>
    <w:tbl>
      <w:tblPr>
        <w:tblStyle w:val="TableGrid"/>
        <w:bidiVisual/>
        <w:tblW w:w="0" w:type="auto"/>
        <w:tblLook w:val="04A0" w:firstRow="1" w:lastRow="0" w:firstColumn="1" w:lastColumn="0" w:noHBand="0" w:noVBand="1"/>
      </w:tblPr>
      <w:tblGrid>
        <w:gridCol w:w="3080"/>
        <w:gridCol w:w="3108"/>
        <w:gridCol w:w="3054"/>
      </w:tblGrid>
      <w:tr w:rsidR="00F97F5A" w14:paraId="2D28F139" w14:textId="77777777" w:rsidTr="00757237">
        <w:tc>
          <w:tcPr>
            <w:tcW w:w="3080" w:type="dxa"/>
          </w:tcPr>
          <w:p w14:paraId="46A8A92F" w14:textId="43186CEF" w:rsidR="00757237" w:rsidRDefault="00F97F5A" w:rsidP="000A2287">
            <w:pPr>
              <w:bidi/>
              <w:rPr>
                <w:rtl/>
              </w:rPr>
            </w:pPr>
            <w:r>
              <w:rPr>
                <w:noProof/>
              </w:rPr>
              <w:drawing>
                <wp:inline distT="0" distB="0" distL="0" distR="0" wp14:anchorId="1B17D488" wp14:editId="4052C3D4">
                  <wp:extent cx="1492229" cy="1306195"/>
                  <wp:effectExtent l="0" t="0" r="0" b="0"/>
                  <wp:docPr id="162950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03033" name=""/>
                          <pic:cNvPicPr/>
                        </pic:nvPicPr>
                        <pic:blipFill>
                          <a:blip r:embed="rId10"/>
                          <a:stretch>
                            <a:fillRect/>
                          </a:stretch>
                        </pic:blipFill>
                        <pic:spPr>
                          <a:xfrm>
                            <a:off x="0" y="0"/>
                            <a:ext cx="1510612" cy="1322286"/>
                          </a:xfrm>
                          <a:prstGeom prst="rect">
                            <a:avLst/>
                          </a:prstGeom>
                        </pic:spPr>
                      </pic:pic>
                    </a:graphicData>
                  </a:graphic>
                </wp:inline>
              </w:drawing>
            </w:r>
          </w:p>
        </w:tc>
        <w:tc>
          <w:tcPr>
            <w:tcW w:w="3108" w:type="dxa"/>
          </w:tcPr>
          <w:p w14:paraId="4F6F4352" w14:textId="20BCA96D" w:rsidR="00757237" w:rsidRDefault="00F97F5A" w:rsidP="000A2287">
            <w:pPr>
              <w:bidi/>
            </w:pPr>
            <w:r>
              <w:rPr>
                <w:noProof/>
              </w:rPr>
              <w:drawing>
                <wp:inline distT="0" distB="0" distL="0" distR="0" wp14:anchorId="00BC7EDD" wp14:editId="1F19F30E">
                  <wp:extent cx="1521618" cy="1357686"/>
                  <wp:effectExtent l="0" t="0" r="0" b="0"/>
                  <wp:docPr id="18129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306" name=""/>
                          <pic:cNvPicPr/>
                        </pic:nvPicPr>
                        <pic:blipFill>
                          <a:blip r:embed="rId11"/>
                          <a:stretch>
                            <a:fillRect/>
                          </a:stretch>
                        </pic:blipFill>
                        <pic:spPr>
                          <a:xfrm>
                            <a:off x="0" y="0"/>
                            <a:ext cx="1550898" cy="1383812"/>
                          </a:xfrm>
                          <a:prstGeom prst="rect">
                            <a:avLst/>
                          </a:prstGeom>
                        </pic:spPr>
                      </pic:pic>
                    </a:graphicData>
                  </a:graphic>
                </wp:inline>
              </w:drawing>
            </w:r>
          </w:p>
        </w:tc>
        <w:tc>
          <w:tcPr>
            <w:tcW w:w="3054" w:type="dxa"/>
          </w:tcPr>
          <w:p w14:paraId="7A76730F" w14:textId="11774138" w:rsidR="00757237" w:rsidRDefault="00F97F5A" w:rsidP="000A2287">
            <w:pPr>
              <w:bidi/>
              <w:rPr>
                <w:rtl/>
              </w:rPr>
            </w:pPr>
            <w:r>
              <w:rPr>
                <w:noProof/>
              </w:rPr>
              <w:drawing>
                <wp:inline distT="0" distB="0" distL="0" distR="0" wp14:anchorId="270DCB86" wp14:editId="0B10BCC0">
                  <wp:extent cx="1552470" cy="1387043"/>
                  <wp:effectExtent l="0" t="0" r="0" b="0"/>
                  <wp:docPr id="190261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12833" name=""/>
                          <pic:cNvPicPr/>
                        </pic:nvPicPr>
                        <pic:blipFill>
                          <a:blip r:embed="rId12"/>
                          <a:stretch>
                            <a:fillRect/>
                          </a:stretch>
                        </pic:blipFill>
                        <pic:spPr>
                          <a:xfrm>
                            <a:off x="0" y="0"/>
                            <a:ext cx="1580512" cy="1412097"/>
                          </a:xfrm>
                          <a:prstGeom prst="rect">
                            <a:avLst/>
                          </a:prstGeom>
                        </pic:spPr>
                      </pic:pic>
                    </a:graphicData>
                  </a:graphic>
                </wp:inline>
              </w:drawing>
            </w:r>
          </w:p>
        </w:tc>
      </w:tr>
    </w:tbl>
    <w:p w14:paraId="2A9580A6" w14:textId="777E2D89" w:rsidR="00F97F5A" w:rsidRPr="00660BB0" w:rsidRDefault="00F97F5A" w:rsidP="00F97F5A">
      <w:pPr>
        <w:bidi/>
        <w:spacing w:line="360" w:lineRule="auto"/>
        <w:jc w:val="both"/>
        <w:rPr>
          <w:rFonts w:asciiTheme="minorBidi" w:hAnsiTheme="minorBidi"/>
          <w:sz w:val="20"/>
          <w:szCs w:val="20"/>
        </w:rPr>
      </w:pPr>
      <w:r w:rsidRPr="006F61B7">
        <w:rPr>
          <w:rFonts w:asciiTheme="minorBidi" w:hAnsiTheme="minorBidi" w:hint="cs"/>
          <w:sz w:val="20"/>
          <w:szCs w:val="20"/>
          <w:rtl/>
        </w:rPr>
        <w:t xml:space="preserve">גרפים </w:t>
      </w:r>
      <w:r>
        <w:rPr>
          <w:rFonts w:asciiTheme="minorBidi" w:hAnsiTheme="minorBidi" w:hint="cs"/>
          <w:sz w:val="20"/>
          <w:szCs w:val="20"/>
          <w:rtl/>
        </w:rPr>
        <w:t>ה</w:t>
      </w:r>
      <w:r w:rsidRPr="006F61B7">
        <w:rPr>
          <w:rFonts w:asciiTheme="minorBidi" w:hAnsiTheme="minorBidi" w:hint="cs"/>
          <w:sz w:val="20"/>
          <w:szCs w:val="20"/>
          <w:rtl/>
        </w:rPr>
        <w:t xml:space="preserve">מציגים את מדדי איכות תוצרי </w:t>
      </w:r>
      <w:r>
        <w:rPr>
          <w:rFonts w:asciiTheme="minorBidi" w:hAnsiTheme="minorBidi" w:hint="cs"/>
          <w:sz w:val="20"/>
          <w:szCs w:val="20"/>
          <w:rtl/>
          <w:lang w:val="en-US"/>
        </w:rPr>
        <w:t>רשת הגנרטור</w:t>
      </w:r>
      <w:r w:rsidRPr="006F61B7">
        <w:rPr>
          <w:rFonts w:asciiTheme="minorBidi" w:hAnsiTheme="minorBidi" w:hint="cs"/>
          <w:sz w:val="20"/>
          <w:szCs w:val="20"/>
          <w:rtl/>
        </w:rPr>
        <w:t xml:space="preserve"> כפונקציה של התקמדות האימון עבור ארכיטקטורת </w:t>
      </w:r>
      <w:r>
        <w:rPr>
          <w:rFonts w:asciiTheme="minorBidi" w:hAnsiTheme="minorBidi"/>
          <w:sz w:val="20"/>
          <w:szCs w:val="20"/>
          <w:lang w:val="en-US"/>
        </w:rPr>
        <w:t>SrResNet</w:t>
      </w:r>
      <w:r>
        <w:rPr>
          <w:rFonts w:asciiTheme="minorBidi" w:hAnsiTheme="minorBidi"/>
          <w:sz w:val="20"/>
          <w:szCs w:val="20"/>
          <w:lang w:val="en-US"/>
        </w:rPr>
        <w:t xml:space="preserve"> </w:t>
      </w:r>
      <w:r>
        <w:rPr>
          <w:rFonts w:asciiTheme="minorBidi" w:hAnsiTheme="minorBidi" w:hint="cs"/>
          <w:sz w:val="20"/>
          <w:szCs w:val="20"/>
          <w:rtl/>
          <w:lang w:val="en-US"/>
        </w:rPr>
        <w:t xml:space="preserve"> </w:t>
      </w:r>
      <w:r w:rsidRPr="006F61B7">
        <w:rPr>
          <w:rFonts w:asciiTheme="minorBidi" w:hAnsiTheme="minorBidi" w:hint="cs"/>
          <w:sz w:val="20"/>
          <w:szCs w:val="20"/>
          <w:rtl/>
        </w:rPr>
        <w:t xml:space="preserve">. משמאל לימין, </w:t>
      </w:r>
      <w:r w:rsidRPr="006F61B7">
        <w:rPr>
          <w:rFonts w:asciiTheme="minorBidi" w:hAnsiTheme="minorBidi" w:hint="cs"/>
          <w:sz w:val="20"/>
          <w:szCs w:val="20"/>
        </w:rPr>
        <w:t>PSNR</w:t>
      </w:r>
      <w:r w:rsidRPr="006F61B7">
        <w:rPr>
          <w:rFonts w:asciiTheme="minorBidi" w:hAnsiTheme="minorBidi" w:hint="cs"/>
          <w:sz w:val="20"/>
          <w:szCs w:val="20"/>
          <w:rtl/>
        </w:rPr>
        <w:t xml:space="preserve">, </w:t>
      </w:r>
      <w:r w:rsidRPr="006F61B7">
        <w:rPr>
          <w:rFonts w:asciiTheme="minorBidi" w:hAnsiTheme="minorBidi" w:hint="cs"/>
          <w:sz w:val="20"/>
          <w:szCs w:val="20"/>
        </w:rPr>
        <w:t>FID</w:t>
      </w:r>
      <w:r w:rsidRPr="006F61B7">
        <w:rPr>
          <w:rFonts w:asciiTheme="minorBidi" w:hAnsiTheme="minorBidi" w:hint="cs"/>
          <w:sz w:val="20"/>
          <w:szCs w:val="20"/>
          <w:rtl/>
        </w:rPr>
        <w:t xml:space="preserve">, </w:t>
      </w:r>
      <w:r w:rsidRPr="006F61B7">
        <w:rPr>
          <w:rFonts w:asciiTheme="minorBidi" w:hAnsiTheme="minorBidi" w:hint="cs"/>
          <w:sz w:val="20"/>
          <w:szCs w:val="20"/>
        </w:rPr>
        <w:t>SSIM</w:t>
      </w:r>
      <w:r w:rsidRPr="006F61B7">
        <w:rPr>
          <w:rFonts w:asciiTheme="minorBidi" w:hAnsiTheme="minorBidi" w:hint="cs"/>
          <w:sz w:val="20"/>
          <w:szCs w:val="20"/>
          <w:rtl/>
        </w:rPr>
        <w:t>.</w:t>
      </w:r>
    </w:p>
    <w:p w14:paraId="17B4B965" w14:textId="2296ACC1" w:rsidR="0025684C" w:rsidRPr="00F97F5A" w:rsidRDefault="0025684C" w:rsidP="0025684C">
      <w:pPr>
        <w:pStyle w:val="ListParagraph"/>
        <w:bidi/>
        <w:spacing w:line="360" w:lineRule="auto"/>
        <w:jc w:val="both"/>
        <w:rPr>
          <w:rFonts w:asciiTheme="minorBidi" w:hAnsiTheme="minorBidi"/>
          <w:sz w:val="24"/>
          <w:szCs w:val="24"/>
          <w:lang w:val="en-IL"/>
        </w:rPr>
      </w:pPr>
    </w:p>
    <w:p w14:paraId="29F1F9D1" w14:textId="77777777" w:rsidR="0025684C" w:rsidRPr="00F97F5A" w:rsidRDefault="0025684C" w:rsidP="0025684C">
      <w:pPr>
        <w:pStyle w:val="ListParagraph"/>
        <w:bidi/>
        <w:spacing w:line="360" w:lineRule="auto"/>
        <w:jc w:val="both"/>
        <w:rPr>
          <w:rFonts w:asciiTheme="minorBidi" w:hAnsiTheme="minorBidi"/>
          <w:sz w:val="24"/>
          <w:szCs w:val="24"/>
          <w:rtl/>
          <w:lang w:val="en-IL"/>
        </w:rPr>
      </w:pPr>
    </w:p>
    <w:p w14:paraId="47EF1FB3" w14:textId="365564E9" w:rsidR="00A80FF7" w:rsidRPr="0025684C" w:rsidRDefault="00A80FF7" w:rsidP="00A80FF7">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להלן דגימה והצגה של מקבץ תמונות אשר עברו את תהליך ההגדלה, תמונות אלו לא עברו ברשת בשלב האימון, הם נשמרו בצד לצורך הצגה. </w:t>
      </w:r>
      <w:r w:rsidR="0025684C">
        <w:rPr>
          <w:rFonts w:asciiTheme="minorBidi" w:hAnsiTheme="minorBidi" w:hint="cs"/>
          <w:sz w:val="24"/>
          <w:szCs w:val="24"/>
          <w:rtl/>
          <w:lang w:val="en-US"/>
        </w:rPr>
        <w:t xml:space="preserve">ניתן לראות בצד שמאל את התמונה המוקטנת, באמצע את תמונת המקור, ובצד ימין את התמונה המשוחזרת. כצפוי </w:t>
      </w:r>
      <w:r w:rsidR="000A4984">
        <w:rPr>
          <w:rFonts w:asciiTheme="minorBidi" w:hAnsiTheme="minorBidi" w:hint="cs"/>
          <w:sz w:val="24"/>
          <w:szCs w:val="24"/>
          <w:rtl/>
          <w:lang w:val="en-US"/>
        </w:rPr>
        <w:t xml:space="preserve">התמונות הנוצרות קרובות בבסיסן לתמונת המקור אך מטושטשטות. </w:t>
      </w:r>
      <w:r w:rsidR="0025684C">
        <w:rPr>
          <w:rFonts w:asciiTheme="minorBidi" w:hAnsiTheme="minorBidi" w:hint="cs"/>
          <w:sz w:val="24"/>
          <w:szCs w:val="24"/>
          <w:rtl/>
          <w:lang w:val="en-US"/>
        </w:rPr>
        <w:t xml:space="preserve">כפי שתואר  </w:t>
      </w:r>
      <w:r w:rsidR="0025684C" w:rsidRPr="000C63F0">
        <w:rPr>
          <w:rFonts w:asciiTheme="minorBidi" w:eastAsiaTheme="minorEastAsia" w:hAnsiTheme="minorBidi" w:cstheme="minorBidi"/>
          <w:sz w:val="24"/>
          <w:szCs w:val="24"/>
          <w:rtl/>
          <w:lang w:val="en-US"/>
        </w:rPr>
        <w:t>שימוש במרחק</w:t>
      </w:r>
      <w:r w:rsidR="000A4984">
        <w:rPr>
          <w:rFonts w:asciiTheme="minorBidi" w:eastAsiaTheme="minorEastAsia" w:hAnsiTheme="minorBidi" w:cstheme="minorBidi" w:hint="cs"/>
          <w:sz w:val="24"/>
          <w:szCs w:val="24"/>
          <w:rtl/>
          <w:lang w:val="en-US"/>
        </w:rPr>
        <w:t xml:space="preserve"> </w:t>
      </w:r>
      <w:r w:rsidR="000A4984">
        <w:rPr>
          <w:rFonts w:asciiTheme="minorBidi" w:eastAsiaTheme="minorEastAsia" w:hAnsiTheme="minorBidi" w:cstheme="minorBidi" w:hint="cs"/>
          <w:sz w:val="24"/>
          <w:szCs w:val="24"/>
          <w:lang w:val="en-US"/>
        </w:rPr>
        <w:t>MSE</w:t>
      </w:r>
      <w:r w:rsidR="0025684C" w:rsidRPr="000C63F0">
        <w:rPr>
          <w:rFonts w:asciiTheme="minorBidi" w:eastAsiaTheme="minorEastAsia" w:hAnsiTheme="minorBidi" w:cstheme="minorBidi"/>
          <w:sz w:val="24"/>
          <w:szCs w:val="24"/>
          <w:rtl/>
          <w:lang w:val="en-US"/>
        </w:rPr>
        <w:t xml:space="preserve"> </w:t>
      </w:r>
      <w:r w:rsidR="0025684C">
        <w:rPr>
          <w:rFonts w:asciiTheme="minorBidi" w:eastAsiaTheme="minorEastAsia" w:hAnsiTheme="minorBidi" w:cstheme="minorBidi" w:hint="cs"/>
          <w:sz w:val="24"/>
          <w:szCs w:val="24"/>
          <w:rtl/>
          <w:lang w:val="en-US"/>
        </w:rPr>
        <w:t xml:space="preserve">לרוב </w:t>
      </w:r>
      <w:r w:rsidR="0025684C" w:rsidRPr="000C63F0">
        <w:rPr>
          <w:rFonts w:asciiTheme="minorBidi" w:eastAsiaTheme="minorEastAsia" w:hAnsiTheme="minorBidi" w:cstheme="minorBidi"/>
          <w:sz w:val="24"/>
          <w:szCs w:val="24"/>
          <w:rtl/>
          <w:lang w:val="en-US"/>
        </w:rPr>
        <w:t xml:space="preserve">יוצר תמונת מטושטשת מכוון </w:t>
      </w:r>
      <w:r w:rsidR="0025684C">
        <w:rPr>
          <w:rFonts w:asciiTheme="minorBidi" w:eastAsiaTheme="minorEastAsia" w:hAnsiTheme="minorBidi" w:cstheme="minorBidi" w:hint="cs"/>
          <w:sz w:val="24"/>
          <w:szCs w:val="24"/>
          <w:rtl/>
          <w:lang w:val="en-US"/>
        </w:rPr>
        <w:t xml:space="preserve">שמטרתו להגיע </w:t>
      </w:r>
      <w:r w:rsidR="0025684C" w:rsidRPr="000C63F0">
        <w:rPr>
          <w:rFonts w:asciiTheme="minorBidi" w:hAnsiTheme="minorBidi" w:cstheme="minorBidi"/>
          <w:sz w:val="24"/>
          <w:szCs w:val="24"/>
          <w:rtl/>
        </w:rPr>
        <w:t xml:space="preserve">למינימום שגיאה של האפשרויות אשר יכול להיות </w:t>
      </w:r>
      <w:r w:rsidR="0025684C">
        <w:rPr>
          <w:rFonts w:asciiTheme="minorBidi" w:hAnsiTheme="minorBidi" w:cstheme="minorBidi" w:hint="cs"/>
          <w:sz w:val="24"/>
          <w:szCs w:val="24"/>
          <w:rtl/>
        </w:rPr>
        <w:t>ה</w:t>
      </w:r>
      <w:r w:rsidR="0025684C" w:rsidRPr="000C63F0">
        <w:rPr>
          <w:rFonts w:asciiTheme="minorBidi" w:hAnsiTheme="minorBidi" w:cstheme="minorBidi"/>
          <w:sz w:val="24"/>
          <w:szCs w:val="24"/>
          <w:rtl/>
        </w:rPr>
        <w:t>ממוצע של</w:t>
      </w:r>
      <w:r w:rsidR="0025684C">
        <w:rPr>
          <w:rFonts w:asciiTheme="minorBidi" w:hAnsiTheme="minorBidi" w:cstheme="minorBidi" w:hint="cs"/>
          <w:sz w:val="24"/>
          <w:szCs w:val="24"/>
          <w:rtl/>
        </w:rPr>
        <w:t xml:space="preserve"> אותן</w:t>
      </w:r>
      <w:r w:rsidR="0025684C" w:rsidRPr="000C63F0">
        <w:rPr>
          <w:rFonts w:asciiTheme="minorBidi" w:hAnsiTheme="minorBidi" w:cstheme="minorBidi"/>
          <w:sz w:val="24"/>
          <w:szCs w:val="24"/>
          <w:rtl/>
        </w:rPr>
        <w:t xml:space="preserve"> אפשרויות</w:t>
      </w:r>
      <w:r w:rsidR="000A4984">
        <w:rPr>
          <w:rFonts w:asciiTheme="minorBidi" w:hAnsiTheme="minorBidi" w:cstheme="minorBidi" w:hint="cs"/>
          <w:sz w:val="24"/>
          <w:szCs w:val="24"/>
          <w:rtl/>
        </w:rPr>
        <w:t xml:space="preserve">. </w:t>
      </w:r>
    </w:p>
    <w:p w14:paraId="03A7D240" w14:textId="0783F838" w:rsidR="00A80FF7" w:rsidRDefault="00A80FF7" w:rsidP="00A80FF7">
      <w:pPr>
        <w:pStyle w:val="ListParagraph"/>
        <w:bidi/>
        <w:spacing w:line="360" w:lineRule="auto"/>
        <w:jc w:val="both"/>
        <w:rPr>
          <w:rFonts w:asciiTheme="minorBidi" w:hAnsiTheme="minorBidi"/>
          <w:sz w:val="24"/>
          <w:szCs w:val="24"/>
          <w:rtl/>
          <w:lang w:val="en-US"/>
        </w:rPr>
      </w:pPr>
      <w:r>
        <w:rPr>
          <w:noProof/>
        </w:rPr>
        <w:lastRenderedPageBreak/>
        <w:drawing>
          <wp:inline distT="0" distB="0" distL="0" distR="0" wp14:anchorId="4BBB9724" wp14:editId="73F425BC">
            <wp:extent cx="914400" cy="914400"/>
            <wp:effectExtent l="0" t="0" r="0" b="0"/>
            <wp:docPr id="530647329" name="Picture 16"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785ACF0" wp14:editId="57ADEF9B">
            <wp:extent cx="914400" cy="914400"/>
            <wp:effectExtent l="0" t="0" r="0" b="0"/>
            <wp:docPr id="373070681" name="Picture 17"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D641F3" wp14:editId="72ACFDA9">
            <wp:extent cx="230505" cy="230505"/>
            <wp:effectExtent l="0" t="0" r="0" b="0"/>
            <wp:docPr id="18659280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29340A5"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666952F2" wp14:editId="132BBB16">
            <wp:extent cx="914400" cy="914400"/>
            <wp:effectExtent l="0" t="0" r="0" b="0"/>
            <wp:docPr id="790042997" name="Picture 2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275DBA7" wp14:editId="4FA06350">
            <wp:extent cx="914400" cy="914400"/>
            <wp:effectExtent l="0" t="0" r="0" b="0"/>
            <wp:docPr id="410407745" name="Picture 1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11DC2C" wp14:editId="1B3877C0">
            <wp:extent cx="230505" cy="230505"/>
            <wp:effectExtent l="0" t="0" r="0" b="0"/>
            <wp:docPr id="478387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4E054D9"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73B289AF" wp14:editId="23590599">
            <wp:extent cx="914400" cy="914400"/>
            <wp:effectExtent l="0" t="0" r="0" b="0"/>
            <wp:docPr id="789345835" name="Picture 21"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C7DC434" wp14:editId="6EA0F456">
            <wp:extent cx="914400" cy="914400"/>
            <wp:effectExtent l="0" t="0" r="0" b="0"/>
            <wp:docPr id="1310868896" name="Picture 2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747F756" wp14:editId="6C9C3CFE">
            <wp:extent cx="230505" cy="230505"/>
            <wp:effectExtent l="0" t="0" r="0" b="0"/>
            <wp:docPr id="317656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73358A"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2568790F" wp14:editId="6DAF73D6">
            <wp:extent cx="914400" cy="914400"/>
            <wp:effectExtent l="0" t="0" r="0" b="0"/>
            <wp:docPr id="1030220157" name="Picture 2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BDD711" wp14:editId="531FC3D1">
            <wp:extent cx="914400" cy="914400"/>
            <wp:effectExtent l="0" t="0" r="0" b="0"/>
            <wp:docPr id="2132351918" name="Picture 24"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CE66638" wp14:editId="6DEC50D3">
            <wp:extent cx="230505" cy="230505"/>
            <wp:effectExtent l="0" t="0" r="0" b="0"/>
            <wp:docPr id="871836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6769BBB5" w14:textId="77777777" w:rsidR="00456AE3" w:rsidRDefault="00A80FF7" w:rsidP="00A80FF7">
      <w:pPr>
        <w:pStyle w:val="ListParagraph"/>
        <w:bidi/>
        <w:spacing w:line="360" w:lineRule="auto"/>
        <w:jc w:val="both"/>
        <w:rPr>
          <w:rStyle w:val="Heading2Char"/>
        </w:rPr>
      </w:pPr>
      <w:r>
        <w:rPr>
          <w:noProof/>
        </w:rPr>
        <w:drawing>
          <wp:inline distT="0" distB="0" distL="0" distR="0" wp14:anchorId="1DDF5703" wp14:editId="1C19D114">
            <wp:extent cx="914400" cy="914400"/>
            <wp:effectExtent l="0" t="0" r="0" b="0"/>
            <wp:docPr id="1316254644" name="Picture 2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7633708" wp14:editId="3E9720DB">
            <wp:extent cx="914400" cy="914400"/>
            <wp:effectExtent l="0" t="0" r="0" b="0"/>
            <wp:docPr id="908817978" name="Picture 2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BAD2" wp14:editId="71AAEB43">
            <wp:extent cx="230505" cy="230505"/>
            <wp:effectExtent l="0" t="0" r="0" b="0"/>
            <wp:docPr id="6828347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1919446" w14:textId="77777777" w:rsidR="00456AE3" w:rsidRDefault="00456AE3" w:rsidP="00456AE3">
      <w:pPr>
        <w:pStyle w:val="ListParagraph"/>
        <w:bidi/>
        <w:spacing w:line="360" w:lineRule="auto"/>
        <w:jc w:val="both"/>
        <w:rPr>
          <w:rStyle w:val="Heading2Char"/>
        </w:rPr>
      </w:pPr>
    </w:p>
    <w:p w14:paraId="3AA29C86" w14:textId="77777777" w:rsidR="00456AE3" w:rsidRDefault="00456AE3" w:rsidP="00456AE3">
      <w:pPr>
        <w:pStyle w:val="ListParagraph"/>
        <w:bidi/>
        <w:spacing w:line="360" w:lineRule="auto"/>
        <w:jc w:val="both"/>
        <w:rPr>
          <w:rStyle w:val="Heading2Char"/>
        </w:rPr>
      </w:pPr>
    </w:p>
    <w:p w14:paraId="0A790FC8" w14:textId="77777777" w:rsidR="00456AE3" w:rsidRDefault="00456AE3" w:rsidP="00456AE3">
      <w:pPr>
        <w:pStyle w:val="ListParagraph"/>
        <w:bidi/>
        <w:spacing w:line="360" w:lineRule="auto"/>
        <w:jc w:val="both"/>
        <w:rPr>
          <w:rStyle w:val="Heading2Char"/>
          <w:rtl/>
        </w:rPr>
      </w:pPr>
    </w:p>
    <w:p w14:paraId="3BFA25C8" w14:textId="77777777" w:rsidR="00FB1F76" w:rsidRDefault="00FB1F76" w:rsidP="00FB1F76">
      <w:pPr>
        <w:pStyle w:val="ListParagraph"/>
        <w:bidi/>
        <w:spacing w:line="360" w:lineRule="auto"/>
        <w:jc w:val="both"/>
        <w:rPr>
          <w:rStyle w:val="Heading2Char"/>
          <w:rtl/>
        </w:rPr>
      </w:pPr>
    </w:p>
    <w:p w14:paraId="3441B46E" w14:textId="77777777" w:rsidR="00FB1F76" w:rsidRDefault="00FB1F76" w:rsidP="00FB1F76">
      <w:pPr>
        <w:pStyle w:val="ListParagraph"/>
        <w:bidi/>
        <w:spacing w:line="360" w:lineRule="auto"/>
        <w:jc w:val="both"/>
        <w:rPr>
          <w:rStyle w:val="Heading2Char"/>
          <w:rtl/>
        </w:rPr>
      </w:pPr>
    </w:p>
    <w:p w14:paraId="24E5FF68" w14:textId="77777777" w:rsidR="00FB1F76" w:rsidRDefault="00FB1F76" w:rsidP="00FB1F76">
      <w:pPr>
        <w:pStyle w:val="ListParagraph"/>
        <w:bidi/>
        <w:spacing w:line="360" w:lineRule="auto"/>
        <w:jc w:val="both"/>
        <w:rPr>
          <w:rStyle w:val="Heading2Char"/>
          <w:rtl/>
        </w:rPr>
      </w:pPr>
    </w:p>
    <w:p w14:paraId="2F366433" w14:textId="77777777" w:rsidR="00FB1F76" w:rsidRDefault="00FB1F76" w:rsidP="00FB1F76">
      <w:pPr>
        <w:pStyle w:val="ListParagraph"/>
        <w:bidi/>
        <w:spacing w:line="360" w:lineRule="auto"/>
        <w:jc w:val="both"/>
        <w:rPr>
          <w:rStyle w:val="Heading2Char"/>
          <w:rtl/>
        </w:rPr>
      </w:pPr>
    </w:p>
    <w:p w14:paraId="50BAFDFA" w14:textId="77777777" w:rsidR="00FB1F76" w:rsidRDefault="00FB1F76" w:rsidP="00FB1F76">
      <w:pPr>
        <w:pStyle w:val="ListParagraph"/>
        <w:bidi/>
        <w:spacing w:line="360" w:lineRule="auto"/>
        <w:jc w:val="both"/>
        <w:rPr>
          <w:rStyle w:val="Heading2Char"/>
          <w:rtl/>
        </w:rPr>
      </w:pPr>
    </w:p>
    <w:p w14:paraId="27655461" w14:textId="77777777" w:rsidR="00FB1F76" w:rsidRDefault="00FB1F76" w:rsidP="00FB1F76">
      <w:pPr>
        <w:pStyle w:val="ListParagraph"/>
        <w:bidi/>
        <w:spacing w:line="360" w:lineRule="auto"/>
        <w:jc w:val="both"/>
        <w:rPr>
          <w:rStyle w:val="Heading2Char"/>
          <w:rtl/>
        </w:rPr>
      </w:pPr>
    </w:p>
    <w:p w14:paraId="6A092CD2" w14:textId="77777777" w:rsidR="00FB1F76" w:rsidRDefault="00FB1F76" w:rsidP="00FB1F76">
      <w:pPr>
        <w:pStyle w:val="ListParagraph"/>
        <w:bidi/>
        <w:spacing w:line="360" w:lineRule="auto"/>
        <w:jc w:val="both"/>
        <w:rPr>
          <w:rStyle w:val="Heading2Char"/>
          <w:rtl/>
        </w:rPr>
      </w:pPr>
    </w:p>
    <w:p w14:paraId="6C70F258" w14:textId="77777777" w:rsidR="00FB1F76" w:rsidRDefault="00FB1F76" w:rsidP="00FB1F76">
      <w:pPr>
        <w:pStyle w:val="ListParagraph"/>
        <w:bidi/>
        <w:spacing w:line="360" w:lineRule="auto"/>
        <w:jc w:val="both"/>
        <w:rPr>
          <w:rStyle w:val="Heading2Char"/>
          <w:rtl/>
        </w:rPr>
      </w:pPr>
    </w:p>
    <w:p w14:paraId="683D87B3" w14:textId="77777777" w:rsidR="00FB1F76" w:rsidRDefault="00FB1F76" w:rsidP="00FB1F76">
      <w:pPr>
        <w:pStyle w:val="ListParagraph"/>
        <w:bidi/>
        <w:spacing w:line="360" w:lineRule="auto"/>
        <w:jc w:val="both"/>
        <w:rPr>
          <w:rStyle w:val="Heading2Char"/>
          <w:rtl/>
        </w:rPr>
      </w:pPr>
    </w:p>
    <w:p w14:paraId="5E160368" w14:textId="77777777" w:rsidR="00FB1F76" w:rsidRDefault="00FB1F76" w:rsidP="00FB1F76">
      <w:pPr>
        <w:pStyle w:val="ListParagraph"/>
        <w:bidi/>
        <w:spacing w:line="360" w:lineRule="auto"/>
        <w:jc w:val="both"/>
        <w:rPr>
          <w:rStyle w:val="Heading2Char"/>
          <w:rtl/>
        </w:rPr>
      </w:pPr>
    </w:p>
    <w:p w14:paraId="0E5A7AEC" w14:textId="77777777" w:rsidR="00FB1F76" w:rsidRDefault="00FB1F76" w:rsidP="00FB1F76">
      <w:pPr>
        <w:pStyle w:val="ListParagraph"/>
        <w:bidi/>
        <w:spacing w:line="360" w:lineRule="auto"/>
        <w:jc w:val="both"/>
        <w:rPr>
          <w:rStyle w:val="Heading2Char"/>
          <w:rtl/>
        </w:rPr>
      </w:pPr>
    </w:p>
    <w:p w14:paraId="356EFD51" w14:textId="77777777" w:rsidR="00FB1F76" w:rsidRDefault="00FB1F76" w:rsidP="00FB1F76">
      <w:pPr>
        <w:pStyle w:val="ListParagraph"/>
        <w:bidi/>
        <w:spacing w:line="360" w:lineRule="auto"/>
        <w:jc w:val="both"/>
        <w:rPr>
          <w:rStyle w:val="Heading2Char"/>
          <w:rtl/>
        </w:rPr>
      </w:pPr>
    </w:p>
    <w:p w14:paraId="4DE09051" w14:textId="77777777" w:rsidR="00FB1F76" w:rsidRDefault="00FB1F76" w:rsidP="00FB1F76">
      <w:pPr>
        <w:pStyle w:val="ListParagraph"/>
        <w:bidi/>
        <w:spacing w:line="360" w:lineRule="auto"/>
        <w:jc w:val="both"/>
        <w:rPr>
          <w:rStyle w:val="Heading2Char"/>
          <w:rtl/>
        </w:rPr>
      </w:pPr>
    </w:p>
    <w:p w14:paraId="0B5C58B8" w14:textId="77777777" w:rsidR="00FB1F76" w:rsidRDefault="00FB1F76" w:rsidP="00FB1F76">
      <w:pPr>
        <w:pStyle w:val="ListParagraph"/>
        <w:bidi/>
        <w:spacing w:line="360" w:lineRule="auto"/>
        <w:jc w:val="both"/>
        <w:rPr>
          <w:rStyle w:val="Heading2Char"/>
          <w:rtl/>
        </w:rPr>
      </w:pPr>
    </w:p>
    <w:p w14:paraId="34BCD445" w14:textId="77777777" w:rsidR="00FB1F76" w:rsidRDefault="00FB1F76" w:rsidP="00FB1F76">
      <w:pPr>
        <w:pStyle w:val="ListParagraph"/>
        <w:bidi/>
        <w:spacing w:line="360" w:lineRule="auto"/>
        <w:jc w:val="both"/>
        <w:rPr>
          <w:rStyle w:val="Heading2Char"/>
          <w:rtl/>
        </w:rPr>
      </w:pPr>
    </w:p>
    <w:p w14:paraId="60B077E2" w14:textId="77777777" w:rsidR="00FB1F76" w:rsidRDefault="00FB1F76" w:rsidP="00FB1F76">
      <w:pPr>
        <w:pStyle w:val="ListParagraph"/>
        <w:bidi/>
        <w:spacing w:line="360" w:lineRule="auto"/>
        <w:jc w:val="both"/>
        <w:rPr>
          <w:rStyle w:val="Heading2Char"/>
          <w:rtl/>
        </w:rPr>
      </w:pPr>
    </w:p>
    <w:p w14:paraId="5C837E4A" w14:textId="77777777" w:rsidR="00FB1F76" w:rsidRDefault="00FB1F76" w:rsidP="00FB1F76">
      <w:pPr>
        <w:pStyle w:val="ListParagraph"/>
        <w:bidi/>
        <w:spacing w:line="360" w:lineRule="auto"/>
        <w:jc w:val="both"/>
        <w:rPr>
          <w:rStyle w:val="Heading2Char"/>
          <w:rtl/>
        </w:rPr>
      </w:pPr>
    </w:p>
    <w:p w14:paraId="398AEB35" w14:textId="77777777" w:rsidR="00FB1F76" w:rsidRDefault="00FB1F76" w:rsidP="00FB1F76">
      <w:pPr>
        <w:pStyle w:val="ListParagraph"/>
        <w:bidi/>
        <w:spacing w:line="360" w:lineRule="auto"/>
        <w:jc w:val="both"/>
        <w:rPr>
          <w:rStyle w:val="Heading2Char"/>
        </w:rPr>
      </w:pPr>
    </w:p>
    <w:p w14:paraId="408FEE8C" w14:textId="77777777" w:rsidR="00456AE3" w:rsidRDefault="00456AE3" w:rsidP="00456AE3">
      <w:pPr>
        <w:pStyle w:val="ListParagraph"/>
        <w:bidi/>
        <w:spacing w:line="360" w:lineRule="auto"/>
        <w:jc w:val="both"/>
        <w:rPr>
          <w:rStyle w:val="Heading2Char"/>
        </w:rPr>
      </w:pPr>
    </w:p>
    <w:p w14:paraId="2D085587" w14:textId="620A4F45" w:rsidR="008E2B9E" w:rsidRDefault="005815F8" w:rsidP="00757237">
      <w:pPr>
        <w:pStyle w:val="Heading3"/>
        <w:bidi/>
        <w:rPr>
          <w:rFonts w:hint="cs"/>
          <w:rtl/>
          <w:lang w:val="en-US"/>
        </w:rPr>
      </w:pPr>
      <w:r>
        <w:rPr>
          <w:rFonts w:asciiTheme="minorBidi" w:eastAsiaTheme="minorEastAsia" w:hAnsiTheme="minorBidi" w:cstheme="minorBidi"/>
          <w:rtl/>
          <w:lang w:val="en-US"/>
        </w:rPr>
        <w:br/>
      </w:r>
      <w:bookmarkStart w:id="7" w:name="_Toc137559867"/>
      <w:r w:rsidR="00C327E5" w:rsidRPr="00757237">
        <w:t>SRAGN</w:t>
      </w:r>
      <w:bookmarkEnd w:id="7"/>
    </w:p>
    <w:p w14:paraId="6959348D" w14:textId="6DD16140" w:rsidR="00A74010" w:rsidRDefault="00F80F76" w:rsidP="00D04CAC">
      <w:pPr>
        <w:bidi/>
        <w:rPr>
          <w:rtl/>
          <w:lang w:val="en-US"/>
        </w:rPr>
      </w:pPr>
      <w:r w:rsidRPr="00D04CAC">
        <w:rPr>
          <w:rFonts w:hint="cs"/>
          <w:rtl/>
          <w:lang w:val="en-US"/>
        </w:rPr>
        <w:t xml:space="preserve">באימון </w:t>
      </w:r>
      <w:r w:rsidR="00F97F5A">
        <w:rPr>
          <w:lang w:val="en-US"/>
        </w:rPr>
        <w:t xml:space="preserve"> </w:t>
      </w:r>
      <w:r w:rsidRPr="00D04CAC">
        <w:rPr>
          <w:rFonts w:hint="cs"/>
          <w:lang w:val="en-US"/>
        </w:rPr>
        <w:t xml:space="preserve">SRGAN </w:t>
      </w:r>
      <w:r w:rsidRPr="00D04CAC">
        <w:rPr>
          <w:rFonts w:hint="cs"/>
          <w:rtl/>
          <w:lang w:val="en-US"/>
        </w:rPr>
        <w:t>משתמשים ב</w:t>
      </w:r>
      <w:r w:rsidRPr="00D04CAC">
        <w:rPr>
          <w:lang w:val="en-US"/>
        </w:rPr>
        <w:t xml:space="preserve">Transfer learning </w:t>
      </w:r>
      <w:r w:rsidRPr="00D04CAC">
        <w:rPr>
          <w:rFonts w:hint="cs"/>
          <w:rtl/>
          <w:lang w:val="en-US"/>
        </w:rPr>
        <w:t xml:space="preserve"> לאתחול משקולות הגנרטור, תחילה מאמנים את הגנרטור ללא הדסקרימנטור בצורת </w:t>
      </w:r>
      <w:r w:rsidRPr="00D04CAC">
        <w:rPr>
          <w:lang w:val="en-US"/>
        </w:rPr>
        <w:t>SRResNet</w:t>
      </w:r>
      <w:r w:rsidRPr="00D04CAC">
        <w:rPr>
          <w:rFonts w:hint="cs"/>
          <w:rtl/>
          <w:lang w:val="en-US"/>
        </w:rPr>
        <w:t xml:space="preserve"> לאחר מכן ממשיכים את האימון בצורת הרשתות הירביות</w:t>
      </w:r>
      <w:r>
        <w:rPr>
          <w:rFonts w:hint="cs"/>
          <w:rtl/>
          <w:lang w:val="en-US"/>
        </w:rPr>
        <w:t xml:space="preserve"> </w:t>
      </w:r>
      <w:r>
        <w:rPr>
          <w:rFonts w:hint="cs"/>
          <w:lang w:val="en-US"/>
        </w:rPr>
        <w:t>SRGAN</w:t>
      </w:r>
      <w:r w:rsidRPr="00D04CAC">
        <w:rPr>
          <w:rFonts w:hint="cs"/>
          <w:rtl/>
          <w:lang w:val="en-US"/>
        </w:rPr>
        <w:t>.</w:t>
      </w:r>
      <w:r w:rsidRPr="00D04CAC">
        <w:rPr>
          <w:rtl/>
          <w:lang w:val="en-US"/>
        </w:rPr>
        <w:t xml:space="preserve"> </w:t>
      </w:r>
      <w:r w:rsidR="00A74010">
        <w:rPr>
          <w:rFonts w:hint="cs"/>
          <w:rtl/>
          <w:lang w:val="en-US"/>
        </w:rPr>
        <w:t xml:space="preserve">גם אני כמו במאמר [2] התחלתי את אימון </w:t>
      </w:r>
      <w:r w:rsidR="00A74010">
        <w:rPr>
          <w:rFonts w:hint="cs"/>
          <w:lang w:val="en-US"/>
        </w:rPr>
        <w:t>SRGAN</w:t>
      </w:r>
      <w:r w:rsidR="00A74010">
        <w:rPr>
          <w:rFonts w:hint="cs"/>
          <w:rtl/>
          <w:lang w:val="en-US"/>
        </w:rPr>
        <w:t xml:space="preserve"> עם משקולות שנוצרו לאחר אימון </w:t>
      </w:r>
      <w:r w:rsidR="00A74010">
        <w:rPr>
          <w:rFonts w:hint="cs"/>
          <w:lang w:val="en-US"/>
        </w:rPr>
        <w:t>SRR</w:t>
      </w:r>
      <w:r w:rsidR="00A74010">
        <w:rPr>
          <w:lang w:val="en-US"/>
        </w:rPr>
        <w:t>esNet</w:t>
      </w:r>
      <w:r w:rsidR="00A74010">
        <w:rPr>
          <w:rFonts w:hint="cs"/>
          <w:rtl/>
          <w:lang w:val="en-US"/>
        </w:rPr>
        <w:t xml:space="preserve"> לאחר מיליון איטרציות אימון. </w:t>
      </w:r>
      <w:r w:rsidR="00965394">
        <w:rPr>
          <w:rFonts w:hint="cs"/>
          <w:rtl/>
          <w:lang w:val="en-US"/>
        </w:rPr>
        <w:t xml:space="preserve"> כפי שהמאמר מציע אימנתי את ארכיטקטורת </w:t>
      </w:r>
      <w:r w:rsidR="00965394">
        <w:rPr>
          <w:rFonts w:hint="cs"/>
          <w:lang w:val="en-US"/>
        </w:rPr>
        <w:t>S</w:t>
      </w:r>
      <w:r w:rsidR="00965394">
        <w:rPr>
          <w:lang w:val="en-US"/>
        </w:rPr>
        <w:t>rGan</w:t>
      </w:r>
      <w:r w:rsidR="00965394">
        <w:rPr>
          <w:rFonts w:hint="cs"/>
          <w:rtl/>
          <w:lang w:val="en-US"/>
        </w:rPr>
        <w:t xml:space="preserve"> באימון של רשתות יריבות עוד 200 אלף צעדים.</w:t>
      </w:r>
    </w:p>
    <w:p w14:paraId="3A08F7E0" w14:textId="77777777" w:rsidR="00A74010" w:rsidRDefault="00F80F76" w:rsidP="00A74010">
      <w:pPr>
        <w:bidi/>
        <w:rPr>
          <w:rtl/>
          <w:lang w:val="en-US"/>
        </w:rPr>
      </w:pPr>
      <w:r>
        <w:rPr>
          <w:rFonts w:hint="cs"/>
          <w:rtl/>
          <w:lang w:val="en-US"/>
        </w:rPr>
        <w:t xml:space="preserve">בשלב זה </w:t>
      </w:r>
      <w:r w:rsidR="00D04CAC" w:rsidRPr="00D04CAC">
        <w:rPr>
          <w:rFonts w:hint="cs"/>
          <w:rtl/>
          <w:lang w:val="en-US"/>
        </w:rPr>
        <w:t>ב</w:t>
      </w:r>
      <w:r w:rsidR="00D04CAC" w:rsidRPr="00D04CAC">
        <w:rPr>
          <w:rtl/>
          <w:lang w:val="en-US"/>
        </w:rPr>
        <w:t xml:space="preserve">מאמר משתמשים </w:t>
      </w:r>
      <w:r w:rsidR="00D04CAC" w:rsidRPr="00D04CAC">
        <w:rPr>
          <w:rFonts w:hint="cs"/>
          <w:rtl/>
          <w:lang w:val="en-US"/>
        </w:rPr>
        <w:t>בשתי</w:t>
      </w:r>
      <w:r w:rsidR="00D04CAC" w:rsidRPr="00D04CAC">
        <w:rPr>
          <w:rtl/>
          <w:lang w:val="en-US"/>
        </w:rPr>
        <w:t xml:space="preserve"> פונקציות הפסד אשר לחיבור ביניהם הם קוראים </w:t>
      </w:r>
      <w:r w:rsidR="00D04CAC" w:rsidRPr="00D04CAC">
        <w:rPr>
          <w:lang w:val="en-US"/>
        </w:rPr>
        <w:t>perceptual loss</w:t>
      </w:r>
      <w:r w:rsidR="00D04CAC" w:rsidRPr="00D04CAC">
        <w:rPr>
          <w:rtl/>
          <w:lang w:val="en-US"/>
        </w:rPr>
        <w:t xml:space="preserve"> (מלשון תפיסה)</w:t>
      </w:r>
      <w:r w:rsidR="00D04CAC" w:rsidRPr="00D04CAC">
        <w:rPr>
          <w:lang w:val="en-US"/>
        </w:rPr>
        <w:t>.</w:t>
      </w:r>
      <w:r w:rsidR="00D04CAC" w:rsidRPr="00D04CAC">
        <w:rPr>
          <w:rtl/>
          <w:lang w:val="en-US"/>
        </w:rPr>
        <w:t xml:space="preserve"> </w:t>
      </w:r>
    </w:p>
    <w:p w14:paraId="356ED8DF" w14:textId="12EA1A8B" w:rsidR="00D04CAC" w:rsidRPr="00D04CAC" w:rsidRDefault="00D04CAC" w:rsidP="00A74010">
      <w:pPr>
        <w:bidi/>
        <w:rPr>
          <w:lang w:val="en-US"/>
        </w:rPr>
      </w:pPr>
      <w:r w:rsidRPr="00D04CAC">
        <w:rPr>
          <w:rtl/>
          <w:lang w:val="en-US"/>
        </w:rPr>
        <w:t>החלק הראשון הוא שימוש ב</w:t>
      </w:r>
      <w:r w:rsidRPr="00D04CAC">
        <w:rPr>
          <w:lang w:val="en-US"/>
        </w:rPr>
        <w:t xml:space="preserve">content loss </w:t>
      </w:r>
      <w:r w:rsidRPr="00D04CAC">
        <w:rPr>
          <w:rtl/>
          <w:lang w:val="en-US"/>
        </w:rPr>
        <w:t xml:space="preserve"> אשר הוצע במאמר </w:t>
      </w:r>
      <w:r w:rsidRPr="00E43217">
        <w:rPr>
          <w:rtl/>
          <w:lang w:val="en-US"/>
        </w:rPr>
        <w:t>[</w:t>
      </w:r>
      <w:r w:rsidRPr="00E43217">
        <w:rPr>
          <w:lang w:val="en-US"/>
        </w:rPr>
        <w:t xml:space="preserve"> [</w:t>
      </w:r>
      <w:r w:rsidR="00E43217">
        <w:rPr>
          <w:lang w:val="en-US"/>
        </w:rPr>
        <w:t>3</w:t>
      </w:r>
      <w:r w:rsidRPr="00E43217">
        <w:rPr>
          <w:rtl/>
          <w:lang w:val="en-US"/>
        </w:rPr>
        <w:t xml:space="preserve">ומוסבר </w:t>
      </w:r>
      <w:r w:rsidR="00D06857">
        <w:rPr>
          <w:rFonts w:hint="cs"/>
          <w:rtl/>
          <w:lang w:val="en-US"/>
        </w:rPr>
        <w:t>בהמשך</w:t>
      </w:r>
      <w:r w:rsidRPr="00D04CAC">
        <w:rPr>
          <w:rtl/>
          <w:lang w:val="en-US"/>
        </w:rPr>
        <w:t xml:space="preserve">. מטרת חלק זה היא לשמור על מבנה התמונה, כלומר לשמור על </w:t>
      </w:r>
      <w:r w:rsidRPr="00D04CAC">
        <w:rPr>
          <w:rFonts w:hint="cs"/>
          <w:rtl/>
          <w:lang w:val="en-US"/>
        </w:rPr>
        <w:t>ה</w:t>
      </w:r>
      <w:r w:rsidRPr="00D04CAC">
        <w:rPr>
          <w:rtl/>
          <w:lang w:val="en-US"/>
        </w:rPr>
        <w:t>פיצ'רים הבסיסי</w:t>
      </w:r>
      <w:r w:rsidRPr="00D04CAC">
        <w:rPr>
          <w:rFonts w:hint="cs"/>
          <w:rtl/>
          <w:lang w:val="en-US"/>
        </w:rPr>
        <w:t>י</w:t>
      </w:r>
      <w:r w:rsidRPr="00D04CAC">
        <w:rPr>
          <w:rtl/>
          <w:lang w:val="en-US"/>
        </w:rPr>
        <w:t xml:space="preserve">ם בתמונת המקור. </w:t>
      </w:r>
    </w:p>
    <w:p w14:paraId="7882C384" w14:textId="77777777" w:rsidR="00D04CAC" w:rsidRPr="00D04CAC" w:rsidRDefault="00D04CAC" w:rsidP="00D04CAC">
      <w:pPr>
        <w:bidi/>
        <w:rPr>
          <w:rtl/>
          <w:lang w:val="en-US"/>
        </w:rPr>
      </w:pPr>
      <w:r w:rsidRPr="00D04CAC">
        <w:rPr>
          <w:rtl/>
          <w:lang w:val="en-US"/>
        </w:rPr>
        <w:t>החלק השני בפונקציית ההפסד</w:t>
      </w:r>
      <w:r w:rsidRPr="00D04CAC">
        <w:rPr>
          <w:rFonts w:hint="cs"/>
          <w:rtl/>
          <w:lang w:val="en-US"/>
        </w:rPr>
        <w:t xml:space="preserve"> הוא</w:t>
      </w:r>
      <w:r w:rsidRPr="00D04CAC">
        <w:rPr>
          <w:rtl/>
          <w:lang w:val="en-US"/>
        </w:rPr>
        <w:t xml:space="preserve"> </w:t>
      </w:r>
      <w:r w:rsidRPr="00D04CAC">
        <w:rPr>
          <w:lang w:val="en-US"/>
        </w:rPr>
        <w:t xml:space="preserve"> adversarial loss</w:t>
      </w:r>
      <w:r w:rsidRPr="00D04CAC">
        <w:rPr>
          <w:rtl/>
          <w:lang w:val="en-US"/>
        </w:rPr>
        <w:t xml:space="preserve">בחלק זה נעשה שימוש בערכי תוצאות ההסתברות של הרשת הדסקרימנטיבית על תמונה שיוצרה מהרשת הגנרטיבית. מטרת חלק זה היא </w:t>
      </w:r>
      <w:r w:rsidRPr="00D04CAC">
        <w:rPr>
          <w:rFonts w:hint="cs"/>
          <w:rtl/>
          <w:lang w:val="en-US"/>
        </w:rPr>
        <w:t>לגרום לארכיטקטורה לייצר</w:t>
      </w:r>
      <w:r w:rsidRPr="00D04CAC">
        <w:rPr>
          <w:rtl/>
          <w:lang w:val="en-US"/>
        </w:rPr>
        <w:t xml:space="preserve"> טקסטורות אשר דומות לטקסטורות שנדגמו מתמונות אמיתיות אשר איתם אימנו את הארכיטקטורה.</w:t>
      </w:r>
    </w:p>
    <w:p w14:paraId="4B939D5B" w14:textId="77777777" w:rsidR="00D04CAC" w:rsidRPr="00D04CAC" w:rsidRDefault="00D04CAC" w:rsidP="00D04CAC">
      <w:pPr>
        <w:bidi/>
        <w:rPr>
          <w:rtl/>
          <w:lang w:val="en-US"/>
        </w:rPr>
      </w:pPr>
      <w:r w:rsidRPr="00D04CAC">
        <w:rPr>
          <w:rtl/>
          <w:lang w:val="en-US"/>
        </w:rPr>
        <w:t>פונקציית ההפסד של אימון הרשתות היריבות על זוגות של תמונות ברזולוציה גבוהה ורזולוציה נמוכה באימון הדסקרימטור</w:t>
      </w:r>
    </w:p>
    <w:p w14:paraId="79089661" w14:textId="77777777" w:rsidR="00D04CAC" w:rsidRPr="00D04CAC" w:rsidRDefault="00D04CAC" w:rsidP="00D04CAC">
      <w:pPr>
        <w:bidi/>
        <w:rPr>
          <w:lang w:val="en-US"/>
        </w:rPr>
      </w:pPr>
      <m:oMathPara>
        <m:oMath>
          <m:r>
            <m:rPr>
              <m:sty m:val="p"/>
            </m:rPr>
            <w:rPr>
              <w:rFonts w:ascii="Cambria Math" w:hAnsi="Cambria Math"/>
              <w:lang w:val="en-US"/>
            </w:rPr>
            <m:t xml:space="preserve"> L</m:t>
          </m:r>
          <m:d>
            <m:dPr>
              <m:ctrlPr>
                <w:rPr>
                  <w:rFonts w:ascii="Cambria Math" w:hAnsi="Cambria Math"/>
                  <w:lang w:val="en-US"/>
                </w:rPr>
              </m:ctrlPr>
            </m:dPr>
            <m:e>
              <m:r>
                <m:rPr>
                  <m:sty m:val="p"/>
                </m:rPr>
                <w:rPr>
                  <w:rFonts w:ascii="Cambria Math" w:hAnsi="Cambria Math"/>
                  <w:lang w:val="en-US"/>
                </w:rPr>
                <m:t>G,D</m:t>
              </m:r>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w:rPr>
                      <w:rFonts w:ascii="Cambria Math" w:hAnsi="Cambria Math"/>
                      <w:lang w:val="en-US"/>
                    </w:rPr>
                    <m:t>train</m:t>
                  </m:r>
                </m:sub>
              </m:sSub>
            </m:sub>
          </m:sSub>
          <m:r>
            <m:rPr>
              <m:sty m:val="p"/>
            </m:rPr>
            <w:rPr>
              <w:rFonts w:ascii="Cambria Math" w:hAnsi="Cambria Math"/>
              <w:lang w:val="en-US"/>
            </w:rPr>
            <m:t>(log(D(</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 xml:space="preserve">))+ </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m:rPr>
                      <m:sty m:val="p"/>
                    </m:rPr>
                    <w:rPr>
                      <w:rFonts w:ascii="Cambria Math" w:hAnsi="Cambria Math"/>
                      <w:lang w:val="en-US"/>
                    </w:rPr>
                    <m:t>G</m:t>
                  </m:r>
                </m:sub>
              </m:sSub>
            </m:sub>
          </m:sSub>
          <m:r>
            <m:rPr>
              <m:sty m:val="p"/>
            </m:rPr>
            <w:rPr>
              <w:rFonts w:ascii="Cambria Math" w:hAnsi="Cambria Math"/>
              <w:lang w:val="en-US"/>
            </w:rPr>
            <m:t>(log</m:t>
          </m:r>
          <m:d>
            <m:dPr>
              <m:ctrlPr>
                <w:rPr>
                  <w:rFonts w:ascii="Cambria Math" w:hAnsi="Cambria Math"/>
                  <w:lang w:val="en-US"/>
                </w:rPr>
              </m:ctrlPr>
            </m:dPr>
            <m:e>
              <m:r>
                <m:rPr>
                  <m:sty m:val="p"/>
                </m:rPr>
                <w:rPr>
                  <w:rFonts w:ascii="Cambria Math" w:hAnsi="Cambria Math"/>
                  <w:lang w:val="en-US"/>
                </w:rPr>
                <m:t>1-D</m:t>
              </m:r>
              <m:d>
                <m:dPr>
                  <m:ctrlPr>
                    <w:rPr>
                      <w:rFonts w:ascii="Cambria Math" w:hAnsi="Cambria Math"/>
                      <w:lang w:val="en-US"/>
                    </w:rPr>
                  </m:ctrlPr>
                </m:dPr>
                <m:e>
                  <m:r>
                    <w:rPr>
                      <w:rFonts w:ascii="Cambria Math" w:hAnsi="Cambria Math"/>
                      <w:lang w:val="en-US"/>
                    </w:rPr>
                    <m:t>G</m:t>
                  </m:r>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e>
              </m:d>
            </m:e>
          </m:d>
        </m:oMath>
      </m:oMathPara>
    </w:p>
    <w:p w14:paraId="56203571" w14:textId="77777777" w:rsidR="00D04CAC" w:rsidRPr="00D04CAC" w:rsidRDefault="00D04CAC" w:rsidP="00D04CAC">
      <w:pPr>
        <w:bidi/>
        <w:rPr>
          <w:lang w:val="en-US"/>
        </w:rPr>
      </w:pPr>
    </w:p>
    <w:p w14:paraId="2CAF126F" w14:textId="77777777" w:rsidR="00D04CAC" w:rsidRPr="00D04CAC" w:rsidRDefault="00D04CAC" w:rsidP="00D04CAC">
      <w:pPr>
        <w:bidi/>
        <w:rPr>
          <w:lang w:val="en-US"/>
        </w:rPr>
      </w:pPr>
      <w:r w:rsidRPr="00D04CAC">
        <w:rPr>
          <w:rtl/>
          <w:lang w:val="en-US"/>
        </w:rPr>
        <w:t xml:space="preserve">פונקציית ההפסד </w:t>
      </w:r>
      <w:r w:rsidRPr="00D04CAC">
        <w:rPr>
          <w:rFonts w:hint="cs"/>
          <w:rtl/>
          <w:lang w:val="en-US"/>
        </w:rPr>
        <w:t xml:space="preserve">הגנרטור </w:t>
      </w:r>
      <w:r w:rsidRPr="00D04CAC">
        <w:rPr>
          <w:rtl/>
          <w:lang w:val="en-US"/>
        </w:rPr>
        <w:t xml:space="preserve">באימון ה </w:t>
      </w:r>
      <w:r w:rsidRPr="00D04CAC">
        <w:rPr>
          <w:lang w:val="en-US"/>
        </w:rPr>
        <w:t xml:space="preserve"> adversarial</w:t>
      </w:r>
      <w:r w:rsidRPr="00D04CAC">
        <w:rPr>
          <w:rtl/>
          <w:lang w:val="en-US"/>
        </w:rPr>
        <w:t>היא :</w:t>
      </w:r>
    </w:p>
    <w:p w14:paraId="5362F2C2"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m:t>
          </m:r>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log⁡(</m:t>
              </m:r>
            </m:e>
          </m:nary>
          <m:r>
            <w:rPr>
              <w:rFonts w:ascii="Cambria Math" w:hAnsi="Cambria Math"/>
              <w:lang w:val="en-US"/>
            </w:rPr>
            <m:t>D</m:t>
          </m:r>
          <m:r>
            <m:rPr>
              <m:sty m:val="p"/>
            </m:rPr>
            <w:rPr>
              <w:rFonts w:ascii="Cambria Math" w:hAnsi="Cambria Math"/>
              <w:lang w:val="en-US"/>
            </w:rPr>
            <m:t>(</m:t>
          </m:r>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oMath>
      </m:oMathPara>
    </w:p>
    <w:p w14:paraId="1607CC6E" w14:textId="53ED02C4" w:rsidR="00D04CAC" w:rsidRPr="00D04CAC" w:rsidRDefault="00D04CAC" w:rsidP="00D04CAC">
      <w:pPr>
        <w:bidi/>
        <w:rPr>
          <w:rtl/>
          <w:lang w:val="en-US"/>
        </w:rPr>
      </w:pPr>
      <w:r w:rsidRPr="00D04CAC">
        <w:rPr>
          <w:rtl/>
          <w:lang w:val="en-US"/>
        </w:rPr>
        <w:t xml:space="preserve">פונקציית ההפסד </w:t>
      </w:r>
      <w:r w:rsidR="00F47EEA">
        <w:rPr>
          <w:rFonts w:hint="cs"/>
          <w:rtl/>
          <w:lang w:val="en-US"/>
        </w:rPr>
        <w:t xml:space="preserve">הכללית </w:t>
      </w:r>
      <w:r w:rsidRPr="00D04CAC">
        <w:rPr>
          <w:rtl/>
          <w:lang w:val="en-US"/>
        </w:rPr>
        <w:t>באימון הגנרטור :</w:t>
      </w:r>
    </w:p>
    <w:p w14:paraId="443A442B"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+λ</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content</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G</m:t>
          </m:r>
          <m:r>
            <m:rPr>
              <m:sty m:val="p"/>
            </m:rPr>
            <w:rPr>
              <w:rFonts w:ascii="Cambria Math" w:hAnsi="Cambria Math"/>
              <w:lang w:val="en-US"/>
            </w:rPr>
            <m:t xml:space="preserve">) </m:t>
          </m:r>
        </m:oMath>
      </m:oMathPara>
    </w:p>
    <w:p w14:paraId="0A5605E8" w14:textId="77777777" w:rsidR="00D04CAC" w:rsidRPr="00D04CAC" w:rsidRDefault="00D04CAC" w:rsidP="00D04CAC">
      <w:pPr>
        <w:bidi/>
        <w:rPr>
          <w:lang w:val="en-US"/>
        </w:rPr>
      </w:pPr>
    </w:p>
    <w:p w14:paraId="65E5E36F" w14:textId="347E2C89" w:rsidR="008E2B9E" w:rsidRDefault="00965394" w:rsidP="00A74010">
      <w:pPr>
        <w:bidi/>
        <w:rPr>
          <w:lang w:val="en-US"/>
        </w:rPr>
      </w:pPr>
      <w:r>
        <w:rPr>
          <w:rFonts w:hint="cs"/>
          <w:rtl/>
          <w:lang w:val="en-US"/>
        </w:rPr>
        <w:t xml:space="preserve">בהצעת המאמר השתמשתי בערך </w:t>
      </w:r>
      <w:r w:rsidR="00D04CAC" w:rsidRPr="00D04CAC">
        <w:rPr>
          <w:rFonts w:hint="cs"/>
          <w:rtl/>
          <w:lang w:val="en-US"/>
        </w:rPr>
        <w:t xml:space="preserve"> </w:t>
      </w:r>
      <m:oMath>
        <m:r>
          <m:rPr>
            <m:sty m:val="p"/>
          </m:rPr>
          <w:rPr>
            <w:rFonts w:ascii="Cambria Math" w:hAnsi="Cambria Math"/>
            <w:lang w:val="en-US"/>
          </w:rPr>
          <m:t xml:space="preserve">λ = </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oMath>
    </w:p>
    <w:p w14:paraId="25BA3E7C" w14:textId="4C01C4DE" w:rsidR="00F045E3" w:rsidRPr="00D04CAC" w:rsidRDefault="00F045E3" w:rsidP="00F045E3">
      <w:pPr>
        <w:bidi/>
        <w:rPr>
          <w:rtl/>
          <w:lang w:val="en-US"/>
        </w:rPr>
      </w:pPr>
      <w:r>
        <w:rPr>
          <w:rtl/>
          <w:lang w:val="en-US"/>
        </w:rPr>
        <w:lastRenderedPageBreak/>
        <w:br/>
      </w:r>
      <w:r w:rsidRPr="00D04CAC">
        <w:rPr>
          <w:rFonts w:hint="cs"/>
          <w:rtl/>
          <w:lang w:val="en-US"/>
        </w:rPr>
        <w:t xml:space="preserve">באיור </w:t>
      </w:r>
      <w:r>
        <w:rPr>
          <w:rFonts w:hint="cs"/>
          <w:lang w:val="en-US"/>
        </w:rPr>
        <w:t>XX</w:t>
      </w:r>
      <w:r w:rsidRPr="00D04CAC">
        <w:rPr>
          <w:rFonts w:hint="cs"/>
          <w:rtl/>
          <w:lang w:val="en-US"/>
        </w:rPr>
        <w:t xml:space="preserve"> הלקוח ממאמר [</w:t>
      </w:r>
      <w:r>
        <w:rPr>
          <w:rFonts w:hint="cs"/>
          <w:rtl/>
          <w:lang w:val="en-US"/>
        </w:rPr>
        <w:t>2</w:t>
      </w:r>
      <w:r w:rsidRPr="00D04CAC">
        <w:rPr>
          <w:rFonts w:hint="cs"/>
          <w:rtl/>
          <w:lang w:val="en-US"/>
        </w:rPr>
        <w:t>] רואים</w:t>
      </w:r>
      <w:r w:rsidRPr="00D04CAC">
        <w:rPr>
          <w:rtl/>
          <w:lang w:val="en-US"/>
        </w:rPr>
        <w:t xml:space="preserve"> את ההבדל בין</w:t>
      </w:r>
      <w:r w:rsidR="00F80F76">
        <w:rPr>
          <w:rFonts w:hint="cs"/>
          <w:rtl/>
          <w:lang w:val="en-US"/>
        </w:rPr>
        <w:t xml:space="preserve"> שימוש ב</w:t>
      </w:r>
      <w:r w:rsidRPr="00D04CAC">
        <w:rPr>
          <w:rtl/>
          <w:lang w:val="en-US"/>
        </w:rPr>
        <w:t xml:space="preserve"> </w:t>
      </w:r>
      <w:r w:rsidRPr="00D04CAC">
        <w:rPr>
          <w:lang w:val="en-US"/>
        </w:rPr>
        <w:t>SRResNet</w:t>
      </w:r>
      <w:r w:rsidRPr="00D04CAC">
        <w:rPr>
          <w:rtl/>
          <w:lang w:val="en-US"/>
        </w:rPr>
        <w:t xml:space="preserve"> ל </w:t>
      </w:r>
      <w:r w:rsidRPr="00D04CAC">
        <w:rPr>
          <w:lang w:val="en-US"/>
        </w:rPr>
        <w:t>SRGAN</w:t>
      </w:r>
      <w:r w:rsidRPr="00D04CAC">
        <w:rPr>
          <w:rtl/>
          <w:lang w:val="en-US"/>
        </w:rPr>
        <w:t xml:space="preserve"> אשר שניהם תוצרים של אותה ארכיטקטור</w:t>
      </w:r>
      <w:r>
        <w:rPr>
          <w:rFonts w:hint="cs"/>
          <w:rtl/>
          <w:lang w:val="en-US"/>
        </w:rPr>
        <w:t>ת גנרטור</w:t>
      </w:r>
      <w:r w:rsidRPr="00D04CAC">
        <w:rPr>
          <w:rFonts w:hint="cs"/>
          <w:rtl/>
          <w:lang w:val="en-US"/>
        </w:rPr>
        <w:t>. ארכיטקטורת</w:t>
      </w:r>
      <w:r w:rsidRPr="00D04CAC">
        <w:rPr>
          <w:rtl/>
          <w:lang w:val="en-US"/>
        </w:rPr>
        <w:t xml:space="preserve"> </w:t>
      </w:r>
      <w:r w:rsidRPr="00D04CAC">
        <w:rPr>
          <w:lang w:val="en-US"/>
        </w:rPr>
        <w:t>SRGAN</w:t>
      </w:r>
      <w:r w:rsidRPr="00D04CAC">
        <w:rPr>
          <w:rtl/>
          <w:lang w:val="en-US"/>
        </w:rPr>
        <w:t xml:space="preserve"> אומנה בתוספת של פונקציית הפסד </w:t>
      </w:r>
      <w:r w:rsidRPr="00D04CAC">
        <w:rPr>
          <w:lang w:val="en-US"/>
        </w:rPr>
        <w:t xml:space="preserve"> adversarial loss</w:t>
      </w:r>
      <w:r w:rsidRPr="00D04CAC">
        <w:rPr>
          <w:rtl/>
          <w:lang w:val="en-US"/>
        </w:rPr>
        <w:t>.</w:t>
      </w:r>
      <w:r w:rsidRPr="00D04CAC">
        <w:rPr>
          <w:lang w:val="en-US"/>
        </w:rPr>
        <w:t xml:space="preserve"> </w:t>
      </w:r>
      <w:r w:rsidRPr="00D04CAC">
        <w:rPr>
          <w:rtl/>
          <w:lang w:val="en-US"/>
        </w:rPr>
        <w:t xml:space="preserve">ניתן לראות שאכן התמונה של </w:t>
      </w:r>
      <w:r w:rsidRPr="00D04CAC">
        <w:rPr>
          <w:lang w:val="en-US"/>
        </w:rPr>
        <w:t>SRGAN</w:t>
      </w:r>
      <w:r w:rsidRPr="00D04CAC">
        <w:rPr>
          <w:rtl/>
          <w:lang w:val="en-US"/>
        </w:rPr>
        <w:t xml:space="preserve"> נוצרת חדה יותר</w:t>
      </w:r>
      <w:r w:rsidRPr="00D04CAC">
        <w:rPr>
          <w:rFonts w:hint="cs"/>
          <w:rtl/>
          <w:lang w:val="en-US"/>
        </w:rPr>
        <w:t>.</w:t>
      </w:r>
      <w:r w:rsidRPr="00D04CAC">
        <w:rPr>
          <w:rtl/>
          <w:lang w:val="en-US"/>
        </w:rPr>
        <w:t xml:space="preserve"> הסיבה לכך היא שהרשת הגנרטבית מייצרת תמונות אשר יקבלו הסתברות גבוהה ברשת הדסקרימנטיבית אשר אומנה לסווג האם תמונה הגיע</w:t>
      </w:r>
      <w:r w:rsidRPr="00D04CAC">
        <w:rPr>
          <w:rFonts w:hint="cs"/>
          <w:rtl/>
          <w:lang w:val="en-US"/>
        </w:rPr>
        <w:t>ה</w:t>
      </w:r>
      <w:r w:rsidRPr="00D04CAC">
        <w:rPr>
          <w:rtl/>
          <w:lang w:val="en-US"/>
        </w:rPr>
        <w:t xml:space="preserve"> מהעולם האמיתי או מהרשת הגנרטבית. שימוש בעקרון זה מייצר תמונת אשר נראות יותר דומות לתמונות מהעולם האמיתי, והדבר לפעמים מגיע על חשבון טעות בדיוק של שחזור הפרטים כפי שניתן לראות באיור.</w:t>
      </w:r>
      <w:r w:rsidRPr="00D04CAC">
        <w:rPr>
          <w:rFonts w:hint="cs"/>
          <w:rtl/>
          <w:lang w:val="en-US"/>
        </w:rPr>
        <w:t xml:space="preserve"> האיור מציג בנוסף את </w:t>
      </w:r>
      <w:r w:rsidRPr="00D04CAC">
        <w:rPr>
          <w:rtl/>
          <w:lang w:val="en-US"/>
        </w:rPr>
        <w:t xml:space="preserve">ערכי </w:t>
      </w:r>
      <w:r w:rsidRPr="00D04CAC">
        <w:rPr>
          <w:lang w:val="en-US"/>
        </w:rPr>
        <w:t>PSNR(db)</w:t>
      </w:r>
      <w:r w:rsidRPr="00D04CAC">
        <w:rPr>
          <w:rtl/>
          <w:lang w:val="en-US"/>
        </w:rPr>
        <w:t xml:space="preserve"> וערכי </w:t>
      </w:r>
      <w:r w:rsidRPr="00D04CAC">
        <w:rPr>
          <w:lang w:val="en-US"/>
        </w:rPr>
        <w:t>SSIM</w:t>
      </w:r>
      <w:r w:rsidRPr="00D04CAC">
        <w:rPr>
          <w:rtl/>
          <w:lang w:val="en-US"/>
        </w:rPr>
        <w:t xml:space="preserve"> על גבי </w:t>
      </w:r>
      <w:r w:rsidRPr="00D04CAC">
        <w:rPr>
          <w:rFonts w:hint="cs"/>
          <w:rtl/>
          <w:lang w:val="en-US"/>
        </w:rPr>
        <w:t xml:space="preserve">כל </w:t>
      </w:r>
      <w:r w:rsidRPr="00D04CAC">
        <w:rPr>
          <w:rtl/>
          <w:lang w:val="en-US"/>
        </w:rPr>
        <w:t>תמונה שהגדילו לה את הרזולוציה</w:t>
      </w:r>
      <w:r>
        <w:rPr>
          <w:rFonts w:hint="cs"/>
          <w:rtl/>
          <w:lang w:val="en-US"/>
        </w:rPr>
        <w:t xml:space="preserve">, כפי שתיארנו ערכים אלה מודדים מרחק בין פיקסלים לתמונת המקור, אשר נותן פחות משקל לאיכות התמונה ויותר משקל לכמה התמונה קרובה לתמונת המקור. </w:t>
      </w:r>
    </w:p>
    <w:p w14:paraId="74FBD9C2" w14:textId="77777777" w:rsidR="00F045E3" w:rsidRPr="00D04CAC" w:rsidRDefault="00F045E3" w:rsidP="00F045E3">
      <w:pPr>
        <w:bidi/>
        <w:rPr>
          <w:rtl/>
          <w:lang w:val="en-US"/>
        </w:rPr>
      </w:pPr>
      <w:r w:rsidRPr="00D04CAC">
        <w:rPr>
          <w:rtl/>
          <w:lang w:val="en-US"/>
        </w:rPr>
        <w:t xml:space="preserve">ניתן לראות שהטקסטורה ב </w:t>
      </w:r>
      <w:r w:rsidRPr="00D04CAC">
        <w:rPr>
          <w:lang w:val="en-US"/>
        </w:rPr>
        <w:t xml:space="preserve">SRGAN </w:t>
      </w:r>
      <w:r w:rsidRPr="00D04CAC">
        <w:rPr>
          <w:rtl/>
          <w:lang w:val="en-US"/>
        </w:rPr>
        <w:t xml:space="preserve"> אומנם חדה </w:t>
      </w:r>
      <w:r w:rsidRPr="00D04CAC">
        <w:rPr>
          <w:rFonts w:hint="cs"/>
          <w:rtl/>
          <w:lang w:val="en-US"/>
        </w:rPr>
        <w:t>ונראית אמיתית,</w:t>
      </w:r>
      <w:r w:rsidRPr="00D04CAC">
        <w:rPr>
          <w:rtl/>
          <w:lang w:val="en-US"/>
        </w:rPr>
        <w:t xml:space="preserve"> אבל לא נאמנה למקור</w:t>
      </w:r>
      <w:r w:rsidRPr="00D04CAC">
        <w:rPr>
          <w:rFonts w:hint="cs"/>
          <w:rtl/>
          <w:lang w:val="en-US"/>
        </w:rPr>
        <w:t>,למשל באזור הבד שעל המצח והצוואר.</w:t>
      </w:r>
    </w:p>
    <w:p w14:paraId="7CDDE8F3" w14:textId="77777777" w:rsidR="00F045E3" w:rsidRPr="000C63F0" w:rsidRDefault="00F045E3" w:rsidP="00F045E3">
      <w:pPr>
        <w:bidi/>
        <w:spacing w:line="360" w:lineRule="auto"/>
        <w:jc w:val="both"/>
        <w:rPr>
          <w:rFonts w:asciiTheme="minorBidi" w:hAnsiTheme="minorBidi"/>
          <w:sz w:val="24"/>
          <w:szCs w:val="24"/>
        </w:rPr>
      </w:pPr>
      <w:r w:rsidRPr="000C63F0">
        <w:rPr>
          <w:rFonts w:asciiTheme="minorBidi" w:hAnsiTheme="minorBidi"/>
          <w:noProof/>
          <w:sz w:val="24"/>
          <w:szCs w:val="24"/>
        </w:rPr>
        <w:drawing>
          <wp:inline distT="0" distB="0" distL="0" distR="0" wp14:anchorId="7800E550" wp14:editId="556A2CEA">
            <wp:extent cx="5436738" cy="2295525"/>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28"/>
                    <a:stretch>
                      <a:fillRect/>
                    </a:stretch>
                  </pic:blipFill>
                  <pic:spPr>
                    <a:xfrm>
                      <a:off x="0" y="0"/>
                      <a:ext cx="5452231" cy="2302067"/>
                    </a:xfrm>
                    <a:prstGeom prst="rect">
                      <a:avLst/>
                    </a:prstGeom>
                  </pic:spPr>
                </pic:pic>
              </a:graphicData>
            </a:graphic>
          </wp:inline>
        </w:drawing>
      </w:r>
    </w:p>
    <w:p w14:paraId="683EADAF" w14:textId="2DFFCC34" w:rsidR="00F045E3" w:rsidRDefault="00F045E3" w:rsidP="00F045E3">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sidR="007407A3">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איכות</w:t>
      </w:r>
      <w:r w:rsidR="00B50622">
        <w:rPr>
          <w:rFonts w:asciiTheme="minorBidi" w:hAnsiTheme="minorBidi" w:hint="cs"/>
          <w:sz w:val="20"/>
          <w:szCs w:val="20"/>
          <w:rtl/>
        </w:rPr>
        <w:t xml:space="preserve"> התמונה</w:t>
      </w:r>
      <w:r>
        <w:rPr>
          <w:rFonts w:asciiTheme="minorBidi" w:hAnsiTheme="minorBidi" w:hint="cs"/>
          <w:sz w:val="20"/>
          <w:szCs w:val="20"/>
          <w:rtl/>
        </w:rPr>
        <w:t xml:space="preserve"> ועדיפות שימוש ב</w:t>
      </w:r>
      <w:r>
        <w:rPr>
          <w:rFonts w:asciiTheme="minorBidi" w:hAnsiTheme="minorBidi" w:hint="cs"/>
          <w:sz w:val="20"/>
          <w:szCs w:val="20"/>
        </w:rPr>
        <w:t>SRGAN</w:t>
      </w:r>
      <w:r>
        <w:rPr>
          <w:rFonts w:asciiTheme="minorBidi" w:hAnsiTheme="minorBidi" w:hint="cs"/>
          <w:sz w:val="20"/>
          <w:szCs w:val="20"/>
          <w:rtl/>
        </w:rPr>
        <w:t xml:space="preserve"> אשר בעל אותה ארכיטקטורה כמו </w:t>
      </w:r>
      <w:r>
        <w:rPr>
          <w:rFonts w:asciiTheme="minorBidi" w:hAnsiTheme="minorBidi" w:hint="cs"/>
          <w:sz w:val="20"/>
          <w:szCs w:val="20"/>
        </w:rPr>
        <w:t>SRR</w:t>
      </w:r>
      <w:r>
        <w:rPr>
          <w:rFonts w:asciiTheme="minorBidi" w:hAnsiTheme="minorBidi"/>
          <w:sz w:val="20"/>
          <w:szCs w:val="20"/>
        </w:rPr>
        <w:t>es</w:t>
      </w:r>
      <w:r>
        <w:rPr>
          <w:rFonts w:asciiTheme="minorBidi" w:hAnsiTheme="minorBidi" w:hint="cs"/>
          <w:sz w:val="20"/>
          <w:szCs w:val="20"/>
        </w:rPr>
        <w:t>N</w:t>
      </w:r>
      <w:r>
        <w:rPr>
          <w:rFonts w:asciiTheme="minorBidi" w:hAnsiTheme="minorBidi"/>
          <w:sz w:val="20"/>
          <w:szCs w:val="20"/>
        </w:rPr>
        <w:t>et</w:t>
      </w:r>
      <w:r>
        <w:rPr>
          <w:rFonts w:asciiTheme="minorBidi" w:hAnsiTheme="minorBidi" w:hint="cs"/>
          <w:sz w:val="20"/>
          <w:szCs w:val="20"/>
          <w:rtl/>
        </w:rPr>
        <w:t xml:space="preserve"> אבל אומן בעזרת אימון רשתות יריבות. התמונה נלקחה ממאמר [</w:t>
      </w:r>
      <w:r w:rsidR="007407A3">
        <w:rPr>
          <w:rFonts w:asciiTheme="minorBidi" w:hAnsiTheme="minorBidi"/>
          <w:sz w:val="20"/>
          <w:szCs w:val="20"/>
          <w:lang w:val="en-US"/>
        </w:rPr>
        <w:t>2</w:t>
      </w:r>
      <w:r>
        <w:rPr>
          <w:rFonts w:asciiTheme="minorBidi" w:hAnsiTheme="minorBidi" w:hint="cs"/>
          <w:sz w:val="20"/>
          <w:szCs w:val="20"/>
          <w:rtl/>
        </w:rPr>
        <w:t>].</w:t>
      </w:r>
    </w:p>
    <w:p w14:paraId="0CD301DF" w14:textId="77777777" w:rsidR="007407A3" w:rsidRPr="00965394" w:rsidRDefault="007407A3" w:rsidP="00965394">
      <w:pPr>
        <w:bidi/>
        <w:rPr>
          <w:rtl/>
          <w:lang w:val="en-US"/>
        </w:rPr>
      </w:pPr>
    </w:p>
    <w:p w14:paraId="299B30C0" w14:textId="68C3DA07" w:rsidR="007407A3" w:rsidRPr="00965394" w:rsidRDefault="007407A3" w:rsidP="00965394">
      <w:pPr>
        <w:bidi/>
        <w:rPr>
          <w:lang w:val="en-US"/>
        </w:rPr>
      </w:pPr>
      <w:r w:rsidRPr="00965394">
        <w:rPr>
          <w:rFonts w:hint="cs"/>
          <w:rtl/>
          <w:lang w:val="en-US"/>
        </w:rPr>
        <w:t>להלן הדגמה של תוצרי הרשת</w:t>
      </w:r>
      <w:r w:rsidR="00B50622" w:rsidRPr="00965394">
        <w:rPr>
          <w:rFonts w:hint="cs"/>
          <w:rtl/>
          <w:lang w:val="en-US"/>
        </w:rPr>
        <w:t xml:space="preserve"> מהאימון שלי לארכיטקטורת</w:t>
      </w:r>
      <w:r w:rsidRPr="00965394">
        <w:rPr>
          <w:rFonts w:hint="cs"/>
          <w:rtl/>
          <w:lang w:val="en-US"/>
        </w:rPr>
        <w:t xml:space="preserve"> </w:t>
      </w:r>
      <w:r w:rsidRPr="00965394">
        <w:rPr>
          <w:rFonts w:hint="cs"/>
          <w:lang w:val="en-US"/>
        </w:rPr>
        <w:t xml:space="preserve">SRGAN </w:t>
      </w:r>
      <w:r w:rsidRPr="00965394">
        <w:rPr>
          <w:rFonts w:hint="cs"/>
          <w:rtl/>
          <w:lang w:val="en-US"/>
        </w:rPr>
        <w:t>.</w:t>
      </w:r>
    </w:p>
    <w:p w14:paraId="40100F59" w14:textId="5B159897" w:rsidR="00F60F0A" w:rsidRPr="00965394" w:rsidRDefault="00F60F0A" w:rsidP="00965394">
      <w:pPr>
        <w:bidi/>
        <w:rPr>
          <w:rtl/>
          <w:lang w:val="en-US"/>
        </w:rPr>
      </w:pPr>
      <w:r w:rsidRPr="00965394">
        <w:rPr>
          <w:rFonts w:hint="cs"/>
          <w:rtl/>
          <w:lang w:val="en-US"/>
        </w:rPr>
        <w:t xml:space="preserve">בתמונה </w:t>
      </w:r>
      <w:r w:rsidRPr="00965394">
        <w:rPr>
          <w:rFonts w:hint="cs"/>
          <w:lang w:val="en-US"/>
        </w:rPr>
        <w:t>XXX</w:t>
      </w:r>
      <w:r w:rsidRPr="00965394">
        <w:rPr>
          <w:rFonts w:hint="cs"/>
          <w:rtl/>
          <w:lang w:val="en-US"/>
        </w:rPr>
        <w:t xml:space="preserve"> ניתן לראות בעמודות משמאל לימין את התמנות הבאות:</w:t>
      </w:r>
    </w:p>
    <w:p w14:paraId="31D748BE" w14:textId="47280753" w:rsidR="00F60F0A" w:rsidRPr="00965394" w:rsidRDefault="00F60F0A" w:rsidP="00965394">
      <w:pPr>
        <w:bidi/>
        <w:rPr>
          <w:rtl/>
          <w:lang w:val="en-US"/>
        </w:rPr>
      </w:pPr>
      <w:r w:rsidRPr="00965394">
        <w:rPr>
          <w:rFonts w:hint="cs"/>
          <w:rtl/>
          <w:lang w:val="en-US"/>
        </w:rPr>
        <w:t>תמונה ברזולוציה נמוכה,התמונה המקורית ברזולוציה גבוהה,התמונה הנוצרה</w:t>
      </w:r>
      <w:r w:rsidRPr="00965394">
        <w:rPr>
          <w:lang w:val="en-US"/>
        </w:rPr>
        <w:t xml:space="preserve"> </w:t>
      </w:r>
      <w:r w:rsidRPr="00965394">
        <w:rPr>
          <w:rFonts w:hint="cs"/>
          <w:rtl/>
          <w:lang w:val="en-US"/>
        </w:rPr>
        <w:t xml:space="preserve"> מארכיטקטורת </w:t>
      </w:r>
      <w:r w:rsidRPr="00965394">
        <w:rPr>
          <w:lang w:val="en-US"/>
        </w:rPr>
        <w:t>SrResNet</w:t>
      </w:r>
      <w:r w:rsidRPr="00965394">
        <w:rPr>
          <w:rFonts w:hint="cs"/>
          <w:rtl/>
          <w:lang w:val="en-US"/>
        </w:rPr>
        <w:t xml:space="preserve">,התמונה הנוצא מארכיטקטורת </w:t>
      </w:r>
      <w:r w:rsidRPr="00965394">
        <w:rPr>
          <w:lang w:val="en-US"/>
        </w:rPr>
        <w:t>SrGan</w:t>
      </w:r>
      <w:r w:rsidRPr="00965394">
        <w:rPr>
          <w:rFonts w:hint="cs"/>
          <w:rtl/>
          <w:lang w:val="en-US"/>
        </w:rPr>
        <w:t xml:space="preserve">. ניתן לראות כי בתמונות הנוצרו מארכיטקטורת ה </w:t>
      </w:r>
      <w:r w:rsidRPr="00965394">
        <w:rPr>
          <w:rFonts w:hint="cs"/>
          <w:lang w:val="en-US"/>
        </w:rPr>
        <w:t>SRGAN</w:t>
      </w:r>
      <w:r w:rsidRPr="00965394">
        <w:rPr>
          <w:rFonts w:hint="cs"/>
          <w:rtl/>
          <w:lang w:val="en-US"/>
        </w:rPr>
        <w:t xml:space="preserve"> חדות בהשווה לתמונות הנוצרו מארכיטקטורת ה </w:t>
      </w:r>
      <w:r w:rsidRPr="00965394">
        <w:rPr>
          <w:lang w:val="en-US"/>
        </w:rPr>
        <w:t>SrResNet</w:t>
      </w:r>
      <w:r w:rsidRPr="00965394">
        <w:rPr>
          <w:rFonts w:hint="cs"/>
          <w:rtl/>
          <w:lang w:val="en-US"/>
        </w:rPr>
        <w:t xml:space="preserve">. </w:t>
      </w:r>
    </w:p>
    <w:p w14:paraId="32C8BEFD" w14:textId="61580BC5"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2E317CA0" wp14:editId="3F49AE81">
            <wp:extent cx="914400" cy="914400"/>
            <wp:effectExtent l="0" t="0" r="0" b="0"/>
            <wp:docPr id="62163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E877D09" wp14:editId="09C868D3">
            <wp:extent cx="914400" cy="914400"/>
            <wp:effectExtent l="0" t="0" r="0" b="0"/>
            <wp:docPr id="234339447" name="Picture 234339447"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F01A" wp14:editId="2A5AF714">
            <wp:extent cx="914400" cy="914400"/>
            <wp:effectExtent l="0" t="0" r="0" b="0"/>
            <wp:docPr id="1852532106" name="Picture 185253210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EC587BD" wp14:editId="7AF556D1">
            <wp:extent cx="230505" cy="230505"/>
            <wp:effectExtent l="0" t="0" r="0" b="0"/>
            <wp:docPr id="505031421" name="Picture 50503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53C3FA" w14:textId="686A1B7A"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0426A568" wp14:editId="5F947803">
            <wp:extent cx="914400" cy="914400"/>
            <wp:effectExtent l="0" t="0" r="0" b="0"/>
            <wp:docPr id="513988201" name="Picture 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88201" name="Picture 4" descr="A person with long hair and beard&#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1108531" wp14:editId="49ACF355">
            <wp:extent cx="914400" cy="914400"/>
            <wp:effectExtent l="0" t="0" r="0" b="0"/>
            <wp:docPr id="355898175" name="Picture 35589817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FB78F9E" wp14:editId="200D8089">
            <wp:extent cx="914400" cy="914400"/>
            <wp:effectExtent l="0" t="0" r="0" b="0"/>
            <wp:docPr id="2068341194" name="Picture 2068341194"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08BCF8" wp14:editId="07464E96">
            <wp:extent cx="230505" cy="230505"/>
            <wp:effectExtent l="0" t="0" r="0" b="0"/>
            <wp:docPr id="1940152168" name="Picture 194015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924661" w14:textId="0AFFDFD2" w:rsidR="00F60F0A" w:rsidRDefault="00F60F0A" w:rsidP="00F60F0A">
      <w:pPr>
        <w:pStyle w:val="ListParagraph"/>
        <w:bidi/>
        <w:spacing w:line="360" w:lineRule="auto"/>
        <w:jc w:val="both"/>
        <w:rPr>
          <w:rFonts w:asciiTheme="minorBidi" w:hAnsiTheme="minorBidi"/>
          <w:sz w:val="24"/>
          <w:szCs w:val="24"/>
          <w:rtl/>
          <w:lang w:val="en-US"/>
        </w:rPr>
      </w:pPr>
      <w:r>
        <w:rPr>
          <w:noProof/>
        </w:rPr>
        <w:lastRenderedPageBreak/>
        <w:drawing>
          <wp:inline distT="0" distB="0" distL="0" distR="0" wp14:anchorId="4E529453" wp14:editId="4FBDAE42">
            <wp:extent cx="914400" cy="914400"/>
            <wp:effectExtent l="0" t="0" r="0" b="0"/>
            <wp:docPr id="283273235" name="Picture 6"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73235" name="Picture 6" descr="A person with a goate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F4197D3" wp14:editId="153A29E6">
            <wp:extent cx="914400" cy="914400"/>
            <wp:effectExtent l="0" t="0" r="0" b="0"/>
            <wp:docPr id="1681069437" name="Picture 168106943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39EDF9E" wp14:editId="40F5952E">
            <wp:extent cx="914400" cy="914400"/>
            <wp:effectExtent l="0" t="0" r="0" b="0"/>
            <wp:docPr id="451739072" name="Picture 45173907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868DBF5" wp14:editId="59CAFC1A">
            <wp:extent cx="230505" cy="230505"/>
            <wp:effectExtent l="0" t="0" r="0" b="0"/>
            <wp:docPr id="491537726" name="Picture 49153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8A2DB0B" w14:textId="73660F47"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676B892F" wp14:editId="2480FC8A">
            <wp:extent cx="914400" cy="914400"/>
            <wp:effectExtent l="0" t="0" r="0" b="0"/>
            <wp:docPr id="2050834338" name="Picture 1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4338" name="Picture 10" descr="A person smiling at the camera&#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B3650D4" wp14:editId="2D6515DF">
            <wp:extent cx="914400" cy="914400"/>
            <wp:effectExtent l="0" t="0" r="0" b="0"/>
            <wp:docPr id="1052174205" name="Picture 1052174205"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1DC2A1A" wp14:editId="7647EB07">
            <wp:extent cx="914400" cy="914400"/>
            <wp:effectExtent l="0" t="0" r="0" b="0"/>
            <wp:docPr id="770352748" name="Picture 77035274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010659B" wp14:editId="5016B1AA">
            <wp:extent cx="230505" cy="230505"/>
            <wp:effectExtent l="0" t="0" r="0" b="0"/>
            <wp:docPr id="873263064" name="Picture 87326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BA0CBC" w14:textId="1A04E840" w:rsidR="00F60F0A" w:rsidRDefault="00F60F0A" w:rsidP="00F60F0A">
      <w:pPr>
        <w:pStyle w:val="ListParagraph"/>
        <w:bidi/>
        <w:spacing w:line="360" w:lineRule="auto"/>
        <w:jc w:val="both"/>
        <w:rPr>
          <w:rStyle w:val="Heading2Char"/>
        </w:rPr>
      </w:pPr>
      <w:r>
        <w:rPr>
          <w:noProof/>
        </w:rPr>
        <w:drawing>
          <wp:inline distT="0" distB="0" distL="0" distR="0" wp14:anchorId="1D2F99D4" wp14:editId="58465C04">
            <wp:extent cx="914400" cy="914400"/>
            <wp:effectExtent l="0" t="0" r="0" b="0"/>
            <wp:docPr id="2003406330" name="Picture 12"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6330" name="Picture 12" descr="A close-up of a person's 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1AAB61B" wp14:editId="494EA9BA">
            <wp:extent cx="914400" cy="914400"/>
            <wp:effectExtent l="0" t="0" r="0" b="0"/>
            <wp:docPr id="292848401" name="Picture 29284840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D7550A0" wp14:editId="38A2D0C8">
            <wp:extent cx="914400" cy="914400"/>
            <wp:effectExtent l="0" t="0" r="0" b="0"/>
            <wp:docPr id="1315867833" name="Picture 1315867833"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9306D82" wp14:editId="31E600CD">
            <wp:extent cx="230505" cy="230505"/>
            <wp:effectExtent l="0" t="0" r="0" b="0"/>
            <wp:docPr id="1063605292" name="Picture 106360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E322868" w14:textId="31986BE0" w:rsidR="00F60F0A" w:rsidRDefault="00F60F0A" w:rsidP="00F60F0A">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תוצרי הארכיטקטורות</w:t>
      </w:r>
      <w:r w:rsidR="00EE3C93">
        <w:rPr>
          <w:rFonts w:asciiTheme="minorBidi" w:hAnsiTheme="minorBidi" w:hint="cs"/>
          <w:sz w:val="20"/>
          <w:szCs w:val="20"/>
          <w:rtl/>
        </w:rPr>
        <w:t xml:space="preserve"> משמאל לימין</w:t>
      </w:r>
      <w:r w:rsidR="00EE3C93">
        <w:rPr>
          <w:rFonts w:asciiTheme="minorBidi" w:hAnsiTheme="minorBidi" w:hint="cs"/>
          <w:sz w:val="20"/>
          <w:szCs w:val="20"/>
          <w:rtl/>
          <w:lang w:val="en-US"/>
        </w:rPr>
        <w:t xml:space="preserve"> התמונה </w:t>
      </w:r>
      <w:r w:rsidR="00617439">
        <w:rPr>
          <w:rFonts w:asciiTheme="minorBidi" w:hAnsiTheme="minorBidi" w:hint="cs"/>
          <w:sz w:val="20"/>
          <w:szCs w:val="20"/>
          <w:rtl/>
          <w:lang w:val="en-US"/>
        </w:rPr>
        <w:t>ברזלוציה</w:t>
      </w:r>
      <w:r w:rsidR="00EE3C93">
        <w:rPr>
          <w:rFonts w:asciiTheme="minorBidi" w:hAnsiTheme="minorBidi" w:hint="cs"/>
          <w:sz w:val="20"/>
          <w:szCs w:val="20"/>
          <w:rtl/>
          <w:lang w:val="en-US"/>
        </w:rPr>
        <w:t xml:space="preserve"> הנמוכה, התמונה ברזלוציה הגבוהה , ארכיטקטורת </w:t>
      </w:r>
      <w:r w:rsidR="00EE3C93">
        <w:rPr>
          <w:rFonts w:asciiTheme="minorBidi" w:hAnsiTheme="minorBidi" w:hint="cs"/>
          <w:sz w:val="20"/>
          <w:szCs w:val="20"/>
          <w:lang w:val="en-US"/>
        </w:rPr>
        <w:t>SRR</w:t>
      </w:r>
      <w:r w:rsidR="00EE3C93">
        <w:rPr>
          <w:rFonts w:asciiTheme="minorBidi" w:hAnsiTheme="minorBidi"/>
          <w:sz w:val="20"/>
          <w:szCs w:val="20"/>
          <w:lang w:val="en-US"/>
        </w:rPr>
        <w:t>esNet</w:t>
      </w:r>
      <w:r w:rsidR="00EE3C93">
        <w:rPr>
          <w:rFonts w:asciiTheme="minorBidi" w:hAnsiTheme="minorBidi" w:hint="cs"/>
          <w:sz w:val="20"/>
          <w:szCs w:val="20"/>
          <w:rtl/>
          <w:lang w:val="en-US"/>
        </w:rPr>
        <w:t xml:space="preserve"> , ארכיטקטורת </w:t>
      </w:r>
      <w:r w:rsidR="00EE3C93">
        <w:rPr>
          <w:rFonts w:asciiTheme="minorBidi" w:hAnsiTheme="minorBidi"/>
          <w:sz w:val="20"/>
          <w:szCs w:val="20"/>
          <w:lang w:val="en-US"/>
        </w:rPr>
        <w:t>SrGan</w:t>
      </w:r>
      <w:r w:rsidR="00EE3C93">
        <w:rPr>
          <w:rFonts w:asciiTheme="minorBidi" w:hAnsiTheme="minorBidi" w:hint="cs"/>
          <w:sz w:val="20"/>
          <w:szCs w:val="20"/>
          <w:rtl/>
          <w:lang w:val="en-US"/>
        </w:rPr>
        <w:t>.</w:t>
      </w:r>
      <w:r>
        <w:rPr>
          <w:rFonts w:asciiTheme="minorBidi" w:hAnsiTheme="minorBidi" w:hint="cs"/>
          <w:sz w:val="20"/>
          <w:szCs w:val="20"/>
          <w:rtl/>
          <w:lang w:val="en-US"/>
        </w:rPr>
        <w:t xml:space="preserve"> ניתן לראות כי תוצרי </w:t>
      </w:r>
      <w:r>
        <w:rPr>
          <w:rFonts w:asciiTheme="minorBidi" w:hAnsiTheme="minorBidi"/>
          <w:sz w:val="20"/>
          <w:szCs w:val="20"/>
          <w:lang w:val="en-US"/>
        </w:rPr>
        <w:t>SrGan</w:t>
      </w:r>
      <w:r>
        <w:rPr>
          <w:rFonts w:asciiTheme="minorBidi" w:hAnsiTheme="minorBidi" w:hint="cs"/>
          <w:sz w:val="20"/>
          <w:szCs w:val="20"/>
          <w:rtl/>
          <w:lang w:val="en-US"/>
        </w:rPr>
        <w:t xml:space="preserve"> חדים יותר</w:t>
      </w:r>
      <w:r w:rsidR="00EE3C93">
        <w:rPr>
          <w:rFonts w:asciiTheme="minorBidi" w:hAnsiTheme="minorBidi" w:hint="cs"/>
          <w:sz w:val="20"/>
          <w:szCs w:val="20"/>
          <w:rtl/>
          <w:lang w:val="en-US"/>
        </w:rPr>
        <w:t xml:space="preserve"> מ </w:t>
      </w:r>
      <w:r w:rsidR="00EE3C93">
        <w:rPr>
          <w:rFonts w:asciiTheme="minorBidi" w:hAnsiTheme="minorBidi"/>
          <w:sz w:val="20"/>
          <w:szCs w:val="20"/>
          <w:lang w:val="en-US"/>
        </w:rPr>
        <w:t>SrResnet</w:t>
      </w:r>
      <w:r>
        <w:rPr>
          <w:rFonts w:asciiTheme="minorBidi" w:hAnsiTheme="minorBidi" w:hint="cs"/>
          <w:sz w:val="20"/>
          <w:szCs w:val="20"/>
          <w:rtl/>
        </w:rPr>
        <w:t>.</w:t>
      </w:r>
      <w:r w:rsidR="00965394">
        <w:rPr>
          <w:rFonts w:asciiTheme="minorBidi" w:hAnsiTheme="minorBidi" w:hint="cs"/>
          <w:sz w:val="20"/>
          <w:szCs w:val="20"/>
          <w:rtl/>
        </w:rPr>
        <w:t xml:space="preserve"> תמונות אלו נדגמו מסט הוולידציה לאחר השלמת צעדי האימון.</w:t>
      </w:r>
    </w:p>
    <w:p w14:paraId="0948393E" w14:textId="77777777" w:rsidR="00F60F0A" w:rsidRPr="00F60F0A" w:rsidRDefault="00F60F0A" w:rsidP="00F60F0A">
      <w:pPr>
        <w:bidi/>
        <w:spacing w:line="360" w:lineRule="auto"/>
        <w:ind w:left="2160" w:hanging="2160"/>
        <w:jc w:val="both"/>
        <w:rPr>
          <w:rFonts w:asciiTheme="minorBidi" w:hAnsiTheme="minorBidi"/>
          <w:b/>
          <w:bCs/>
          <w:sz w:val="20"/>
          <w:szCs w:val="20"/>
          <w:rtl/>
        </w:rPr>
      </w:pPr>
    </w:p>
    <w:p w14:paraId="6E836A31" w14:textId="4799F2B5" w:rsidR="008E2B9E" w:rsidRDefault="008E2B9E" w:rsidP="008E2B9E">
      <w:pPr>
        <w:bidi/>
        <w:rPr>
          <w:rtl/>
          <w:lang w:val="en-US"/>
        </w:rPr>
      </w:pPr>
    </w:p>
    <w:p w14:paraId="3D1941EA" w14:textId="02E0A3EF" w:rsidR="007407A3" w:rsidRDefault="007407A3" w:rsidP="008E2B9E">
      <w:pPr>
        <w:bidi/>
        <w:rPr>
          <w:rtl/>
          <w:lang w:val="en-US"/>
        </w:rPr>
      </w:pPr>
      <w:r>
        <w:rPr>
          <w:rFonts w:hint="cs"/>
          <w:rtl/>
          <w:lang w:val="en-US"/>
        </w:rPr>
        <w:t>ערכי פונקציית ההפסד</w:t>
      </w:r>
    </w:p>
    <w:p w14:paraId="68BC36FD" w14:textId="38185985" w:rsidR="007407A3" w:rsidRDefault="007407A3" w:rsidP="007407A3">
      <w:pPr>
        <w:bidi/>
        <w:rPr>
          <w:rtl/>
          <w:lang w:val="en-US"/>
        </w:rPr>
      </w:pPr>
      <w:r>
        <w:rPr>
          <w:rFonts w:hint="cs"/>
          <w:rtl/>
          <w:lang w:val="en-US"/>
        </w:rPr>
        <w:t>ניתן לראות שיש ירידה</w:t>
      </w:r>
      <w:r w:rsidR="00EE3C93">
        <w:rPr>
          <w:rFonts w:hint="cs"/>
          <w:rtl/>
          <w:lang w:val="en-US"/>
        </w:rPr>
        <w:t xml:space="preserve"> משמעותית יותר</w:t>
      </w:r>
      <w:r>
        <w:rPr>
          <w:rFonts w:hint="cs"/>
          <w:rtl/>
          <w:lang w:val="en-US"/>
        </w:rPr>
        <w:t xml:space="preserve"> בפונקציית הדסקרימנטור עד לשלב </w:t>
      </w:r>
      <w:r w:rsidR="00EE3C93">
        <w:rPr>
          <w:rFonts w:hint="cs"/>
          <w:rtl/>
          <w:lang w:val="en-US"/>
        </w:rPr>
        <w:t>1.1 מיליון צעדים</w:t>
      </w:r>
      <w:r>
        <w:rPr>
          <w:rFonts w:hint="cs"/>
          <w:rtl/>
          <w:lang w:val="en-US"/>
        </w:rPr>
        <w:t>.</w:t>
      </w:r>
      <w:r w:rsidR="009337BB">
        <w:rPr>
          <w:lang w:val="en-US"/>
        </w:rPr>
        <w:t xml:space="preserve"> </w:t>
      </w:r>
      <w:r w:rsidR="009337BB">
        <w:rPr>
          <w:rFonts w:hint="cs"/>
          <w:rtl/>
          <w:lang w:val="en-US"/>
        </w:rPr>
        <w:t>נשים לב כי מכיוןן שהדסקרימנטור הוא מסווג, אשר דרך המשוב שלו, הגנרטור לומד האם התמונות הנוצרות נראות אמיתיות או לא</w:t>
      </w:r>
      <w:r w:rsidR="00EE3C93">
        <w:rPr>
          <w:rFonts w:hint="cs"/>
          <w:rtl/>
          <w:lang w:val="en-US"/>
        </w:rPr>
        <w:t>,</w:t>
      </w:r>
      <w:r w:rsidR="009337BB">
        <w:rPr>
          <w:rFonts w:hint="cs"/>
          <w:rtl/>
          <w:lang w:val="en-US"/>
        </w:rPr>
        <w:t xml:space="preserve"> רצוי כי הדסקרימנטור לא יאומן עד לאופטימליות שלו. לכן ניתן להבין למה מחברי המאמר אימנו רק עוד 200 אלף צעדים, ולא יותר. בהמשך העבודה אני מראה אימון ארוך יותר על ארכיטקטורה זו ואת תוצאותיו</w:t>
      </w:r>
      <w:r w:rsidR="00EE3C93">
        <w:rPr>
          <w:rFonts w:hint="cs"/>
          <w:rtl/>
          <w:lang w:val="en-US"/>
        </w:rPr>
        <w:t>, בנוסף אסביר את הסיבה למה אימון דסקרימנטור באופן עדיף על הגנרטור מהווה בעיה.</w:t>
      </w:r>
    </w:p>
    <w:p w14:paraId="5971D336" w14:textId="5D16954F" w:rsidR="008E2B9E" w:rsidRPr="00EE3C93" w:rsidRDefault="007407A3" w:rsidP="00EE3C93">
      <w:pPr>
        <w:bidi/>
        <w:rPr>
          <w:lang w:val="en-US"/>
        </w:rPr>
      </w:pPr>
      <w:r>
        <w:rPr>
          <w:noProof/>
        </w:rPr>
        <w:lastRenderedPageBreak/>
        <w:drawing>
          <wp:inline distT="0" distB="0" distL="0" distR="0" wp14:anchorId="227A12EF" wp14:editId="487F878A">
            <wp:extent cx="4771308" cy="4998085"/>
            <wp:effectExtent l="0" t="0" r="0" b="0"/>
            <wp:docPr id="2931914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142" name="Picture 1" descr="A screenshot of a graph&#10;&#10;Description automatically generated with medium confidence"/>
                    <pic:cNvPicPr/>
                  </pic:nvPicPr>
                  <pic:blipFill>
                    <a:blip r:embed="rId34"/>
                    <a:stretch>
                      <a:fillRect/>
                    </a:stretch>
                  </pic:blipFill>
                  <pic:spPr>
                    <a:xfrm>
                      <a:off x="0" y="0"/>
                      <a:ext cx="4776563" cy="5003590"/>
                    </a:xfrm>
                    <a:prstGeom prst="rect">
                      <a:avLst/>
                    </a:prstGeom>
                  </pic:spPr>
                </pic:pic>
              </a:graphicData>
            </a:graphic>
          </wp:inline>
        </w:drawing>
      </w:r>
    </w:p>
    <w:p w14:paraId="709DFE28" w14:textId="55B69DF4" w:rsidR="00325C72" w:rsidRPr="00B50622" w:rsidRDefault="007407A3" w:rsidP="00660BB0">
      <w:pPr>
        <w:pStyle w:val="Heading2"/>
        <w:bidi/>
        <w:rPr>
          <w:rtl/>
        </w:rPr>
      </w:pPr>
      <w:bookmarkStart w:id="8" w:name="_Toc137559868"/>
      <w:r w:rsidRPr="00B50622">
        <w:rPr>
          <w:rFonts w:hint="cs"/>
          <w:rtl/>
        </w:rPr>
        <w:t xml:space="preserve">בעיית </w:t>
      </w:r>
      <w:r w:rsidRPr="00660BB0">
        <w:rPr>
          <w:rFonts w:hint="cs"/>
          <w:rtl/>
        </w:rPr>
        <w:t>קריסת</w:t>
      </w:r>
      <w:r w:rsidRPr="00B50622">
        <w:rPr>
          <w:rFonts w:hint="cs"/>
          <w:rtl/>
        </w:rPr>
        <w:t xml:space="preserve"> מצב</w:t>
      </w:r>
      <w:bookmarkEnd w:id="8"/>
    </w:p>
    <w:p w14:paraId="55F9C3F5" w14:textId="6DA82840"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קריסת מצב (</w:t>
      </w:r>
      <w:r w:rsidRPr="000C63F0">
        <w:rPr>
          <w:rFonts w:asciiTheme="minorBidi" w:hAnsiTheme="minorBidi"/>
          <w:sz w:val="24"/>
          <w:szCs w:val="24"/>
        </w:rPr>
        <w:t>mode collapse</w:t>
      </w:r>
      <w:r w:rsidRPr="000C63F0">
        <w:rPr>
          <w:rFonts w:asciiTheme="minorBidi" w:hAnsiTheme="minorBidi"/>
          <w:sz w:val="24"/>
          <w:szCs w:val="24"/>
          <w:rtl/>
        </w:rPr>
        <w:t>)</w:t>
      </w:r>
      <w:r w:rsidRPr="000C63F0">
        <w:rPr>
          <w:rFonts w:asciiTheme="minorBidi" w:hAnsiTheme="minorBidi"/>
          <w:sz w:val="24"/>
          <w:szCs w:val="24"/>
        </w:rPr>
        <w:t xml:space="preserve"> </w:t>
      </w:r>
      <w:r w:rsidRPr="000C63F0">
        <w:rPr>
          <w:rFonts w:asciiTheme="minorBidi" w:hAnsiTheme="minorBidi"/>
          <w:sz w:val="24"/>
          <w:szCs w:val="24"/>
          <w:rtl/>
        </w:rPr>
        <w:t>זהו מקרה בו הארכיטקטורה מייצרת מגוון תמונות מצו</w:t>
      </w:r>
      <w:r>
        <w:rPr>
          <w:rFonts w:asciiTheme="minorBidi" w:hAnsiTheme="minorBidi" w:hint="cs"/>
          <w:sz w:val="24"/>
          <w:szCs w:val="24"/>
          <w:rtl/>
        </w:rPr>
        <w:t>מ</w:t>
      </w:r>
      <w:r w:rsidRPr="000C63F0">
        <w:rPr>
          <w:rFonts w:asciiTheme="minorBidi" w:hAnsiTheme="minorBidi"/>
          <w:sz w:val="24"/>
          <w:szCs w:val="24"/>
          <w:rtl/>
        </w:rPr>
        <w:t>צם וממשיכה לאמן ולשפר רק את המגוון התמונות המצו</w:t>
      </w:r>
      <w:r>
        <w:rPr>
          <w:rFonts w:asciiTheme="minorBidi" w:hAnsiTheme="minorBidi" w:hint="cs"/>
          <w:sz w:val="24"/>
          <w:szCs w:val="24"/>
          <w:rtl/>
        </w:rPr>
        <w:t>מ</w:t>
      </w:r>
      <w:r w:rsidRPr="000C63F0">
        <w:rPr>
          <w:rFonts w:asciiTheme="minorBidi" w:hAnsiTheme="minorBidi"/>
          <w:sz w:val="24"/>
          <w:szCs w:val="24"/>
          <w:rtl/>
        </w:rPr>
        <w:t>צם הזה</w:t>
      </w:r>
      <w:r>
        <w:rPr>
          <w:rFonts w:asciiTheme="minorBidi" w:hAnsiTheme="minorBidi" w:hint="cs"/>
          <w:sz w:val="24"/>
          <w:szCs w:val="24"/>
          <w:rtl/>
        </w:rPr>
        <w:t>.</w:t>
      </w:r>
    </w:p>
    <w:p w14:paraId="163933CF" w14:textId="73F1B0AD"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 xml:space="preserve">הסיבה להגעה לקריסת מצב נעוצה </w:t>
      </w:r>
      <w:r>
        <w:rPr>
          <w:rFonts w:asciiTheme="minorBidi" w:hAnsiTheme="minorBidi" w:hint="cs"/>
          <w:sz w:val="24"/>
          <w:szCs w:val="24"/>
          <w:rtl/>
        </w:rPr>
        <w:t xml:space="preserve">באופן </w:t>
      </w:r>
      <w:r w:rsidRPr="000C63F0">
        <w:rPr>
          <w:rFonts w:asciiTheme="minorBidi" w:hAnsiTheme="minorBidi"/>
          <w:sz w:val="24"/>
          <w:szCs w:val="24"/>
          <w:rtl/>
        </w:rPr>
        <w:t xml:space="preserve">עדכון המשקולות </w:t>
      </w:r>
      <w:r>
        <w:rPr>
          <w:rFonts w:asciiTheme="minorBidi" w:hAnsiTheme="minorBidi" w:hint="cs"/>
          <w:sz w:val="24"/>
          <w:szCs w:val="24"/>
          <w:rtl/>
        </w:rPr>
        <w:t>של הגנרטור</w:t>
      </w:r>
      <w:r w:rsidR="00183FD9">
        <w:rPr>
          <w:rFonts w:asciiTheme="minorBidi" w:hAnsiTheme="minorBidi" w:hint="cs"/>
          <w:sz w:val="24"/>
          <w:szCs w:val="24"/>
          <w:rtl/>
        </w:rPr>
        <w:t xml:space="preserve"> לפי פונקציית ההפסד לארכיטקטורת </w:t>
      </w:r>
      <w:r w:rsidR="00183FD9">
        <w:rPr>
          <w:rFonts w:asciiTheme="minorBidi" w:hAnsiTheme="minorBidi" w:hint="cs"/>
          <w:sz w:val="24"/>
          <w:szCs w:val="24"/>
        </w:rPr>
        <w:t>GAN</w:t>
      </w:r>
      <w:r>
        <w:rPr>
          <w:rFonts w:asciiTheme="minorBidi" w:hAnsiTheme="minorBidi" w:hint="cs"/>
          <w:sz w:val="24"/>
          <w:szCs w:val="24"/>
          <w:rtl/>
        </w:rPr>
        <w:t>,</w:t>
      </w:r>
      <w:r w:rsidR="00183FD9">
        <w:rPr>
          <w:rFonts w:asciiTheme="minorBidi" w:hAnsiTheme="minorBidi" w:hint="cs"/>
          <w:sz w:val="24"/>
          <w:szCs w:val="24"/>
          <w:rtl/>
        </w:rPr>
        <w:t xml:space="preserve">עדכון המשקולות </w:t>
      </w:r>
      <w:r w:rsidRPr="000C63F0">
        <w:rPr>
          <w:rFonts w:asciiTheme="minorBidi" w:eastAsiaTheme="minorEastAsia" w:hAnsiTheme="minorBidi"/>
          <w:sz w:val="24"/>
          <w:szCs w:val="24"/>
          <w:rtl/>
        </w:rPr>
        <w:t xml:space="preserve">נעשה </w:t>
      </w:r>
      <w:r>
        <w:rPr>
          <w:rFonts w:asciiTheme="minorBidi" w:eastAsiaTheme="minorEastAsia" w:hAnsiTheme="minorBidi" w:hint="cs"/>
          <w:sz w:val="24"/>
          <w:szCs w:val="24"/>
          <w:rtl/>
        </w:rPr>
        <w:t>כך</w:t>
      </w:r>
      <w:r w:rsidRPr="000C63F0">
        <w:rPr>
          <w:rFonts w:asciiTheme="minorBidi" w:eastAsiaTheme="minorEastAsia" w:hAnsiTheme="minorBidi"/>
          <w:sz w:val="24"/>
          <w:szCs w:val="24"/>
          <w:rtl/>
        </w:rPr>
        <w:t xml:space="preserve"> </w:t>
      </w:r>
      <w:r>
        <w:rPr>
          <w:rFonts w:asciiTheme="minorBidi" w:eastAsiaTheme="minorEastAsia" w:hAnsiTheme="minorBidi" w:hint="cs"/>
          <w:sz w:val="24"/>
          <w:szCs w:val="24"/>
          <w:rtl/>
        </w:rPr>
        <w:t>ש</w:t>
      </w:r>
      <w:r w:rsidRPr="000C63F0">
        <w:rPr>
          <w:rFonts w:asciiTheme="minorBidi" w:eastAsiaTheme="minorEastAsia" w:hAnsiTheme="minorBidi"/>
          <w:sz w:val="24"/>
          <w:szCs w:val="24"/>
          <w:rtl/>
        </w:rPr>
        <w:t xml:space="preserve">יגרום לרשת </w:t>
      </w:r>
      <w:r>
        <w:rPr>
          <w:rFonts w:asciiTheme="minorBidi" w:eastAsiaTheme="minorEastAsia" w:hAnsiTheme="minorBidi"/>
          <w:sz w:val="24"/>
          <w:szCs w:val="24"/>
          <w:rtl/>
        </w:rPr>
        <w:t>הדיסקרימנטור</w:t>
      </w:r>
      <w:r w:rsidRPr="000C63F0">
        <w:rPr>
          <w:rFonts w:asciiTheme="minorBidi" w:eastAsiaTheme="minorEastAsia" w:hAnsiTheme="minorBidi"/>
          <w:sz w:val="24"/>
          <w:szCs w:val="24"/>
          <w:rtl/>
        </w:rPr>
        <w:t xml:space="preserve"> להחזיר הסתברות גבוהה </w:t>
      </w:r>
      <w:r>
        <w:rPr>
          <w:rFonts w:asciiTheme="minorBidi" w:eastAsiaTheme="minorEastAsia" w:hAnsiTheme="minorBidi" w:hint="cs"/>
          <w:sz w:val="24"/>
          <w:szCs w:val="24"/>
          <w:rtl/>
        </w:rPr>
        <w:t>על תוצרי הרשת הגנרטיבית</w:t>
      </w:r>
      <w:r w:rsidR="00183FD9">
        <w:rPr>
          <w:rFonts w:asciiTheme="minorBidi" w:eastAsiaTheme="minorEastAsia" w:hAnsiTheme="minorBidi" w:hint="cs"/>
          <w:sz w:val="24"/>
          <w:szCs w:val="24"/>
          <w:rtl/>
        </w:rPr>
        <w:t>,</w:t>
      </w:r>
      <w:r w:rsidRPr="000C63F0">
        <w:rPr>
          <w:rFonts w:asciiTheme="minorBidi" w:eastAsiaTheme="minorEastAsia" w:hAnsiTheme="minorBidi"/>
          <w:sz w:val="24"/>
          <w:szCs w:val="24"/>
          <w:rtl/>
        </w:rPr>
        <w:t xml:space="preserve"> במקרה שיש אובייקטים עבורם </w:t>
      </w:r>
      <w:r w:rsidRPr="000C63F0">
        <w:rPr>
          <w:rFonts w:asciiTheme="minorBidi" w:eastAsiaTheme="minorEastAsia" w:hAnsiTheme="minorBidi"/>
          <w:sz w:val="24"/>
          <w:szCs w:val="24"/>
        </w:rPr>
        <w:t xml:space="preserve"> </w:t>
      </w:r>
      <m:oMath>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G</m:t>
        </m:r>
        <m:r>
          <m:rPr>
            <m:sty m:val="p"/>
          </m:rPr>
          <w:rPr>
            <w:rFonts w:ascii="Cambria Math" w:hAnsi="Cambria Math"/>
            <w:sz w:val="24"/>
            <w:szCs w:val="24"/>
          </w:rPr>
          <m:t>(</m:t>
        </m:r>
        <m:sSup>
          <m:sSupPr>
            <m:ctrlPr>
              <w:rPr>
                <w:rFonts w:ascii="Cambria Math" w:eastAsiaTheme="minorHAnsi" w:hAnsi="Cambria Math"/>
                <w:lang w:val="en-US"/>
              </w:rPr>
            </m:ctrlPr>
          </m:sSupPr>
          <m:e>
            <m:r>
              <w:rPr>
                <w:rFonts w:ascii="Cambria Math" w:eastAsiaTheme="minorHAnsi" w:hAnsi="Cambria Math"/>
                <w:lang w:val="en-US"/>
              </w:rPr>
              <m:t>I</m:t>
            </m:r>
          </m:e>
          <m:sup>
            <m:r>
              <w:rPr>
                <w:rFonts w:ascii="Cambria Math" w:eastAsiaTheme="minorHAnsi" w:hAnsi="Cambria Math"/>
                <w:lang w:val="en-US"/>
              </w:rPr>
              <m:t>LR</m:t>
            </m:r>
          </m:sup>
        </m:sSup>
        <m:r>
          <w:rPr>
            <w:rFonts w:ascii="Cambria Math" w:hAnsi="Cambria Math"/>
            <w:sz w:val="24"/>
            <w:szCs w:val="24"/>
          </w:rPr>
          <m:t>))</m:t>
        </m:r>
      </m:oMath>
      <w:r w:rsidR="00183FD9">
        <w:rPr>
          <w:rFonts w:asciiTheme="minorBidi" w:eastAsiaTheme="minorEastAsia" w:hAnsiTheme="minorBidi" w:hint="cs"/>
          <w:sz w:val="24"/>
          <w:szCs w:val="24"/>
          <w:rtl/>
        </w:rPr>
        <w:t xml:space="preserve"> </w:t>
      </w:r>
      <w:r w:rsidRPr="000C63F0">
        <w:rPr>
          <w:rFonts w:asciiTheme="minorBidi" w:eastAsiaTheme="minorEastAsia" w:hAnsiTheme="minorBidi"/>
          <w:sz w:val="24"/>
          <w:szCs w:val="24"/>
          <w:rtl/>
        </w:rPr>
        <w:t>יקבל ערכים גבוהים מאחרים, לרשת הגנרטור יהיה תמריץ להמשיך לייצר אובייקטים אלה.</w:t>
      </w:r>
      <w:r w:rsidR="00183FD9">
        <w:rPr>
          <w:rFonts w:asciiTheme="minorBidi" w:eastAsiaTheme="minorEastAsia" w:hAnsiTheme="minorBidi" w:hint="cs"/>
          <w:sz w:val="24"/>
          <w:szCs w:val="24"/>
          <w:rtl/>
        </w:rPr>
        <w:t xml:space="preserve"> להרחבה בנושא, ניתן לקרוא את העבודה המסכמת שלי בסעיף 2.3.3</w:t>
      </w:r>
    </w:p>
    <w:p w14:paraId="5F86A257" w14:textId="55811170" w:rsidR="007407A3" w:rsidRPr="007407A3" w:rsidRDefault="00183FD9" w:rsidP="007407A3">
      <w:pPr>
        <w:pStyle w:val="ListParagraph"/>
        <w:bidi/>
        <w:spacing w:line="360" w:lineRule="auto"/>
        <w:jc w:val="both"/>
        <w:rPr>
          <w:rtl/>
          <w:lang w:val="en-US"/>
        </w:rPr>
      </w:pPr>
      <w:r>
        <w:rPr>
          <w:rFonts w:asciiTheme="minorBidi" w:hAnsiTheme="minorBidi" w:hint="cs"/>
          <w:sz w:val="24"/>
          <w:szCs w:val="24"/>
          <w:rtl/>
        </w:rPr>
        <w:t xml:space="preserve">בשלב זה בעבודה, </w:t>
      </w:r>
      <w:r w:rsidR="007407A3">
        <w:rPr>
          <w:rFonts w:asciiTheme="minorBidi" w:hAnsiTheme="minorBidi" w:hint="cs"/>
          <w:sz w:val="24"/>
          <w:szCs w:val="24"/>
          <w:rtl/>
        </w:rPr>
        <w:t>ניסיתי לבחון האם אכן יש צורך ב</w:t>
      </w:r>
      <w:r w:rsidR="007407A3">
        <w:rPr>
          <w:rFonts w:asciiTheme="minorBidi" w:hAnsiTheme="minorBidi"/>
          <w:sz w:val="24"/>
          <w:szCs w:val="24"/>
          <w:lang w:val="en-US"/>
        </w:rPr>
        <w:t xml:space="preserve">transfer learning </w:t>
      </w:r>
      <w:r w:rsidR="007407A3">
        <w:rPr>
          <w:rFonts w:asciiTheme="minorBidi" w:hAnsiTheme="minorBidi" w:hint="cs"/>
          <w:sz w:val="24"/>
          <w:szCs w:val="24"/>
          <w:rtl/>
          <w:lang w:val="en-US"/>
        </w:rPr>
        <w:t xml:space="preserve"> באיתחול המשוקולות. התחלתי אימון ללא שימוש בשלב המקדים באימון בצורת </w:t>
      </w:r>
      <w:r w:rsidR="007407A3">
        <w:rPr>
          <w:rFonts w:asciiTheme="minorBidi" w:hAnsiTheme="minorBidi"/>
          <w:sz w:val="24"/>
          <w:szCs w:val="24"/>
          <w:lang w:val="en-US"/>
        </w:rPr>
        <w:t xml:space="preserve"> SrResnet</w:t>
      </w:r>
      <w:r w:rsidR="007407A3">
        <w:rPr>
          <w:rFonts w:asciiTheme="minorBidi" w:hAnsiTheme="minorBidi" w:hint="cs"/>
          <w:sz w:val="24"/>
          <w:szCs w:val="24"/>
          <w:rtl/>
          <w:lang w:val="en-US"/>
        </w:rPr>
        <w:t>והגעתי למקרה של קריסת מצב.</w:t>
      </w:r>
      <w:r>
        <w:rPr>
          <w:rFonts w:asciiTheme="minorBidi" w:hAnsiTheme="minorBidi" w:hint="cs"/>
          <w:sz w:val="24"/>
          <w:szCs w:val="24"/>
          <w:rtl/>
          <w:lang w:val="en-US"/>
        </w:rPr>
        <w:t xml:space="preserve"> הפסקת</w:t>
      </w:r>
      <w:r w:rsidR="00A74010">
        <w:rPr>
          <w:rFonts w:asciiTheme="minorBidi" w:hAnsiTheme="minorBidi" w:hint="cs"/>
          <w:sz w:val="24"/>
          <w:szCs w:val="24"/>
          <w:rtl/>
          <w:lang w:val="en-US"/>
        </w:rPr>
        <w:t>י</w:t>
      </w:r>
      <w:r>
        <w:rPr>
          <w:rFonts w:asciiTheme="minorBidi" w:hAnsiTheme="minorBidi" w:hint="cs"/>
          <w:sz w:val="24"/>
          <w:szCs w:val="24"/>
          <w:rtl/>
          <w:lang w:val="en-US"/>
        </w:rPr>
        <w:t xml:space="preserve"> את אימון זה לאחר</w:t>
      </w:r>
      <w:r w:rsidR="00216D16">
        <w:rPr>
          <w:rFonts w:asciiTheme="minorBidi" w:hAnsiTheme="minorBidi" w:hint="cs"/>
          <w:sz w:val="24"/>
          <w:szCs w:val="24"/>
          <w:rtl/>
          <w:lang w:val="en-US"/>
        </w:rPr>
        <w:t xml:space="preserve"> חצי מיליון צעדים מכיוון שראיתי שהוא לא מתקדם בצורה טובה.</w:t>
      </w:r>
    </w:p>
    <w:p w14:paraId="5248B0B0" w14:textId="7D2D44E5" w:rsidR="00325C72" w:rsidRDefault="00183FD9" w:rsidP="00F738A3">
      <w:pPr>
        <w:pStyle w:val="ListParagraph"/>
        <w:bidi/>
        <w:spacing w:line="360" w:lineRule="auto"/>
        <w:jc w:val="both"/>
        <w:rPr>
          <w:lang w:val="en-US"/>
        </w:rPr>
      </w:pPr>
      <w:r>
        <w:rPr>
          <w:rFonts w:hint="cs"/>
          <w:rtl/>
          <w:lang w:val="en-US"/>
        </w:rPr>
        <w:t xml:space="preserve">בתמונה </w:t>
      </w:r>
      <w:r w:rsidRPr="00E20909">
        <w:rPr>
          <w:rFonts w:hint="cs"/>
          <w:highlight w:val="yellow"/>
          <w:lang w:val="en-US"/>
        </w:rPr>
        <w:t>XX</w:t>
      </w:r>
      <w:r>
        <w:rPr>
          <w:rFonts w:hint="cs"/>
          <w:lang w:val="en-US"/>
        </w:rPr>
        <w:t xml:space="preserve"> </w:t>
      </w:r>
      <w:r>
        <w:rPr>
          <w:rFonts w:hint="cs"/>
          <w:rtl/>
          <w:lang w:val="en-US"/>
        </w:rPr>
        <w:t xml:space="preserve"> אני מציג בעמודה הימנית את תוצרי הרשת הגנרטיבית עבור מספר תמונות מקור המוצגות בעמודה השמאלית. </w:t>
      </w:r>
      <w:r w:rsidR="00325C72">
        <w:rPr>
          <w:rFonts w:hint="cs"/>
          <w:rtl/>
          <w:lang w:val="en-US"/>
        </w:rPr>
        <w:t>ניתן לראות איך הרשת מייצרת את אותה תמונת בסיס</w:t>
      </w:r>
      <w:r w:rsidR="007407A3">
        <w:rPr>
          <w:rFonts w:hint="cs"/>
          <w:rtl/>
          <w:lang w:val="en-US"/>
        </w:rPr>
        <w:t xml:space="preserve"> עובר כל תמונת </w:t>
      </w:r>
      <w:r w:rsidR="007407A3">
        <w:rPr>
          <w:rFonts w:hint="cs"/>
          <w:rtl/>
          <w:lang w:val="en-US"/>
        </w:rPr>
        <w:lastRenderedPageBreak/>
        <w:t>מקור</w:t>
      </w:r>
      <w:r>
        <w:rPr>
          <w:rFonts w:hint="cs"/>
          <w:rtl/>
          <w:lang w:val="en-US"/>
        </w:rPr>
        <w:t>.</w:t>
      </w:r>
      <w:r w:rsidR="00325C72">
        <w:rPr>
          <w:rFonts w:hint="cs"/>
          <w:rtl/>
          <w:lang w:val="en-US"/>
        </w:rPr>
        <w:t xml:space="preserve"> ניתן לראות שגוון הרקע נשמר באופן יחסי יותר נאמן לתמונת המקור, ואילו אזור הפנים בתמונה מיוצר באופן דומה יותר בין כל התמונות.</w:t>
      </w:r>
      <w:r w:rsidR="00A74010">
        <w:rPr>
          <w:rFonts w:hint="cs"/>
          <w:rtl/>
          <w:lang w:val="en-US"/>
        </w:rPr>
        <w:t xml:space="preserve"> </w:t>
      </w:r>
    </w:p>
    <w:p w14:paraId="26EA1DA8" w14:textId="60A9C99E"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68B9A560" wp14:editId="2EE869DE">
            <wp:extent cx="914400" cy="914400"/>
            <wp:effectExtent l="0" t="0" r="0" b="0"/>
            <wp:docPr id="1363753412" name="Picture 35"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3412" name="Picture 35" descr="A blurry image of a person's 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39CB738" wp14:editId="4F629C83">
            <wp:extent cx="914400" cy="914400"/>
            <wp:effectExtent l="0" t="0" r="0" b="0"/>
            <wp:docPr id="1086999755" name="Picture 1086999755"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E80727F" w14:textId="6CA89527"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5F4542FD" wp14:editId="51FAF859">
            <wp:extent cx="914400" cy="914400"/>
            <wp:effectExtent l="0" t="0" r="0" b="0"/>
            <wp:docPr id="1763668126" name="Picture 36"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8126" name="Picture 36" descr="A blurry image of a pers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6FC6B44" wp14:editId="4BED0DD8">
            <wp:extent cx="914400" cy="914400"/>
            <wp:effectExtent l="0" t="0" r="0" b="0"/>
            <wp:docPr id="1352972078" name="Picture 135297207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0B56262" w14:textId="1A6EE272"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365AD5B3" wp14:editId="7FC4490C">
            <wp:extent cx="914400" cy="914400"/>
            <wp:effectExtent l="0" t="0" r="0" b="0"/>
            <wp:docPr id="1255902703" name="Picture 37"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02703" name="Picture 37" descr="A blurry image of a pers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6B57EBF" wp14:editId="01498F80">
            <wp:extent cx="914400" cy="914400"/>
            <wp:effectExtent l="0" t="0" r="0" b="0"/>
            <wp:docPr id="2039150944" name="Picture 203915094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98C00F9" w14:textId="2AF1EAD5"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14D04413" wp14:editId="17688D1F">
            <wp:extent cx="914400" cy="914400"/>
            <wp:effectExtent l="0" t="0" r="0" b="0"/>
            <wp:docPr id="702097569" name="Picture 38"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97569" name="Picture 38" descr="A blurry image of a pers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ABC3F6" wp14:editId="31B56130">
            <wp:extent cx="914400" cy="914400"/>
            <wp:effectExtent l="0" t="0" r="0" b="0"/>
            <wp:docPr id="1168326886" name="Picture 116832688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015561D" w14:textId="1DCAC8CB" w:rsidR="008E2B9E" w:rsidRDefault="00325C72" w:rsidP="00325C72">
      <w:pPr>
        <w:bidi/>
        <w:ind w:firstLine="720"/>
        <w:rPr>
          <w:lang w:val="en-US"/>
        </w:rPr>
      </w:pPr>
      <w:r>
        <w:rPr>
          <w:noProof/>
        </w:rPr>
        <w:drawing>
          <wp:inline distT="0" distB="0" distL="0" distR="0" wp14:anchorId="75732CDC" wp14:editId="7AE4FDEA">
            <wp:extent cx="914400" cy="914400"/>
            <wp:effectExtent l="0" t="0" r="0" b="0"/>
            <wp:docPr id="1493500912" name="Picture 39"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0912" name="Picture 39" descr="A blurry image of a pers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269720B" wp14:editId="37054020">
            <wp:extent cx="914400" cy="914400"/>
            <wp:effectExtent l="0" t="0" r="0" b="0"/>
            <wp:docPr id="870782102" name="Picture 870782102"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8AA898" w14:textId="2E685427" w:rsidR="00183FD9" w:rsidRDefault="00165DD4" w:rsidP="00183FD9">
      <w:pPr>
        <w:bidi/>
        <w:rPr>
          <w:rtl/>
          <w:lang w:val="en-US"/>
        </w:rPr>
      </w:pPr>
      <w:r>
        <w:rPr>
          <w:rFonts w:hint="cs"/>
          <w:rtl/>
          <w:lang w:val="en-US"/>
        </w:rPr>
        <w:t>ערכי המדדים</w:t>
      </w:r>
      <w:r>
        <w:rPr>
          <w:rtl/>
          <w:lang w:val="en-US"/>
        </w:rPr>
        <w:br/>
      </w:r>
      <w:r>
        <w:rPr>
          <w:rFonts w:hint="cs"/>
          <w:lang w:val="en-US"/>
        </w:rPr>
        <w:t>FID</w:t>
      </w:r>
      <w:r>
        <w:rPr>
          <w:rFonts w:hint="cs"/>
          <w:rtl/>
          <w:lang w:val="en-US"/>
        </w:rPr>
        <w:t xml:space="preserve"> ממש גבוה, מציג את העבודה </w:t>
      </w:r>
      <w:r w:rsidR="00183FD9">
        <w:rPr>
          <w:rFonts w:hint="cs"/>
          <w:rtl/>
          <w:lang w:val="en-US"/>
        </w:rPr>
        <w:t xml:space="preserve">שסטטיסטיקת הפיצרים של תמונות מהעולם האמתי לאלה המיוצרות על ידי הגנרטור שונה מאוד. בנוסף ערכי ה </w:t>
      </w:r>
      <w:r w:rsidR="00183FD9">
        <w:rPr>
          <w:rFonts w:hint="cs"/>
          <w:lang w:val="en-US"/>
        </w:rPr>
        <w:t>SSIM</w:t>
      </w:r>
      <w:r w:rsidR="00183FD9">
        <w:rPr>
          <w:rFonts w:hint="cs"/>
          <w:rtl/>
          <w:lang w:val="en-US"/>
        </w:rPr>
        <w:t xml:space="preserve"> נמוכים דבר המראה כי מבנה התמונה שונה מאוד בין תמונת המקור לתמונה המיוצרת. ערכי ה </w:t>
      </w:r>
      <w:r w:rsidR="00183FD9">
        <w:rPr>
          <w:rFonts w:hint="cs"/>
          <w:lang w:val="en-US"/>
        </w:rPr>
        <w:t xml:space="preserve">PSNR </w:t>
      </w:r>
      <w:r w:rsidR="00183FD9">
        <w:rPr>
          <w:rFonts w:hint="cs"/>
          <w:rtl/>
          <w:lang w:val="en-US"/>
        </w:rPr>
        <w:t xml:space="preserve"> באופן יחסי גם נמוכים דבר המראה כי מרחק הפיקסלים בין תמונת המקור למצוא שונה.</w:t>
      </w:r>
    </w:p>
    <w:p w14:paraId="0EF8A13A" w14:textId="5300B773" w:rsidR="008E2B9E" w:rsidRDefault="00165DD4" w:rsidP="00183FD9">
      <w:pPr>
        <w:bidi/>
        <w:rPr>
          <w:rtl/>
          <w:lang w:val="en-US"/>
        </w:rPr>
      </w:pPr>
      <w:r>
        <w:rPr>
          <w:noProof/>
        </w:rPr>
        <w:lastRenderedPageBreak/>
        <w:drawing>
          <wp:inline distT="0" distB="0" distL="0" distR="0" wp14:anchorId="7728C25B" wp14:editId="0942471A">
            <wp:extent cx="4215685" cy="4528148"/>
            <wp:effectExtent l="0" t="0" r="0" b="0"/>
            <wp:docPr id="77306456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64567" name="Picture 1" descr="A screenshot of a graph&#10;&#10;Description automatically generated with medium confidence"/>
                    <pic:cNvPicPr/>
                  </pic:nvPicPr>
                  <pic:blipFill>
                    <a:blip r:embed="rId40"/>
                    <a:stretch>
                      <a:fillRect/>
                    </a:stretch>
                  </pic:blipFill>
                  <pic:spPr>
                    <a:xfrm>
                      <a:off x="0" y="0"/>
                      <a:ext cx="4218950" cy="4531655"/>
                    </a:xfrm>
                    <a:prstGeom prst="rect">
                      <a:avLst/>
                    </a:prstGeom>
                  </pic:spPr>
                </pic:pic>
              </a:graphicData>
            </a:graphic>
          </wp:inline>
        </w:drawing>
      </w:r>
    </w:p>
    <w:p w14:paraId="0ED53DE5" w14:textId="77777777" w:rsidR="008E2B9E" w:rsidRDefault="008E2B9E" w:rsidP="008E2B9E">
      <w:pPr>
        <w:bidi/>
        <w:rPr>
          <w:lang w:val="en-US"/>
        </w:rPr>
      </w:pPr>
    </w:p>
    <w:p w14:paraId="0E203596" w14:textId="192F09AD" w:rsidR="008E2B9E" w:rsidRDefault="00165DD4" w:rsidP="007407A3">
      <w:pPr>
        <w:bidi/>
        <w:rPr>
          <w:rtl/>
          <w:lang w:val="en-US"/>
        </w:rPr>
      </w:pPr>
      <w:r>
        <w:rPr>
          <w:rFonts w:hint="cs"/>
          <w:rtl/>
          <w:lang w:val="en-US"/>
        </w:rPr>
        <w:t xml:space="preserve">ניתן לראות שערכי פונקציית ההפסד של </w:t>
      </w:r>
      <w:r w:rsidR="009337BB">
        <w:rPr>
          <w:rFonts w:hint="cs"/>
          <w:rtl/>
          <w:lang w:val="en-US"/>
        </w:rPr>
        <w:t>הדסקרימנטור</w:t>
      </w:r>
      <w:r>
        <w:rPr>
          <w:rFonts w:hint="cs"/>
          <w:rtl/>
          <w:lang w:val="en-US"/>
        </w:rPr>
        <w:t xml:space="preserve"> מתאפסים בצורה מהירה</w:t>
      </w:r>
      <w:r w:rsidR="007407A3">
        <w:rPr>
          <w:rFonts w:hint="cs"/>
          <w:rtl/>
          <w:lang w:val="en-US"/>
        </w:rPr>
        <w:t>, במקרה שכזה לא ניתן משוב יעיל על ידי הדסקרימנטור לרשת הגנרטור. הרשת הדסקרימנטיבית למדה לפסול תמונות מהסוג של הקריסת מצב, לכן ערכי פונקציית ההפסד שלה מתאפסים.</w:t>
      </w:r>
      <w:r w:rsidR="009337BB">
        <w:rPr>
          <w:rFonts w:hint="cs"/>
          <w:rtl/>
          <w:lang w:val="en-US"/>
        </w:rPr>
        <w:t xml:space="preserve"> במקרה זה רשת הגנרטור לא יכולה להתקדם באימון מכיוון שהמשוב של הדסקרימנטור עבור כל תמונה הוא אותו ערך.</w:t>
      </w:r>
      <w:r w:rsidR="007407A3">
        <w:rPr>
          <w:rFonts w:hint="cs"/>
          <w:rtl/>
          <w:lang w:val="en-US"/>
        </w:rPr>
        <w:t xml:space="preserve"> ניתן לראות שערכי פונקציית </w:t>
      </w:r>
      <w:r w:rsidR="007407A3">
        <w:rPr>
          <w:rFonts w:hint="cs"/>
          <w:rtl/>
          <w:lang w:val="en-US"/>
        </w:rPr>
        <w:lastRenderedPageBreak/>
        <w:t>ההפסד של רשת הגנרטור עולים</w:t>
      </w:r>
      <w:r w:rsidR="00216D16">
        <w:rPr>
          <w:rFonts w:hint="cs"/>
          <w:rtl/>
          <w:lang w:val="en-US"/>
        </w:rPr>
        <w:t xml:space="preserve"> ככל שתמקדמים באימון</w:t>
      </w:r>
      <w:r w:rsidR="007407A3">
        <w:rPr>
          <w:rFonts w:hint="cs"/>
          <w:rtl/>
          <w:lang w:val="en-US"/>
        </w:rPr>
        <w:t>.</w:t>
      </w:r>
      <w:r>
        <w:rPr>
          <w:rtl/>
          <w:lang w:val="en-US"/>
        </w:rPr>
        <w:br/>
      </w:r>
      <w:r>
        <w:rPr>
          <w:noProof/>
        </w:rPr>
        <w:drawing>
          <wp:inline distT="0" distB="0" distL="0" distR="0" wp14:anchorId="413043E3" wp14:editId="33ABAEDE">
            <wp:extent cx="4136499" cy="3963725"/>
            <wp:effectExtent l="0" t="0" r="0" b="0"/>
            <wp:docPr id="153428182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1822" name="Picture 1" descr="A screenshot of a graph&#10;&#10;Description automatically generated with low confidence"/>
                    <pic:cNvPicPr/>
                  </pic:nvPicPr>
                  <pic:blipFill>
                    <a:blip r:embed="rId41"/>
                    <a:stretch>
                      <a:fillRect/>
                    </a:stretch>
                  </pic:blipFill>
                  <pic:spPr>
                    <a:xfrm>
                      <a:off x="0" y="0"/>
                      <a:ext cx="4141560" cy="3968575"/>
                    </a:xfrm>
                    <a:prstGeom prst="rect">
                      <a:avLst/>
                    </a:prstGeom>
                  </pic:spPr>
                </pic:pic>
              </a:graphicData>
            </a:graphic>
          </wp:inline>
        </w:drawing>
      </w:r>
    </w:p>
    <w:p w14:paraId="1B341932" w14:textId="77777777" w:rsidR="008E2B9E" w:rsidRDefault="008E2B9E" w:rsidP="008E2B9E">
      <w:pPr>
        <w:bidi/>
        <w:rPr>
          <w:lang w:val="en-US"/>
        </w:rPr>
      </w:pPr>
    </w:p>
    <w:p w14:paraId="6D70ACF8" w14:textId="77777777" w:rsidR="008E2B9E" w:rsidRDefault="008E2B9E" w:rsidP="008E2B9E">
      <w:pPr>
        <w:bidi/>
        <w:rPr>
          <w:lang w:val="en-US"/>
        </w:rPr>
      </w:pPr>
    </w:p>
    <w:p w14:paraId="5A5A78E5" w14:textId="77777777" w:rsidR="008E2B9E" w:rsidRDefault="008E2B9E" w:rsidP="008E2B9E">
      <w:pPr>
        <w:bidi/>
        <w:rPr>
          <w:lang w:val="en-US"/>
        </w:rPr>
      </w:pPr>
    </w:p>
    <w:p w14:paraId="42E49108" w14:textId="77777777" w:rsidR="008E2B9E" w:rsidRDefault="008E2B9E" w:rsidP="008E2B9E">
      <w:pPr>
        <w:bidi/>
        <w:rPr>
          <w:lang w:val="en-US"/>
        </w:rPr>
      </w:pPr>
    </w:p>
    <w:p w14:paraId="76865D77" w14:textId="77777777" w:rsidR="008E2B9E" w:rsidRDefault="008E2B9E" w:rsidP="008E2B9E">
      <w:pPr>
        <w:bidi/>
        <w:rPr>
          <w:lang w:val="en-US"/>
        </w:rPr>
      </w:pPr>
    </w:p>
    <w:p w14:paraId="2AD25FA2" w14:textId="77777777" w:rsidR="008E2B9E" w:rsidRDefault="008E2B9E" w:rsidP="008E2B9E">
      <w:pPr>
        <w:bidi/>
        <w:rPr>
          <w:lang w:val="en-US"/>
        </w:rPr>
      </w:pPr>
    </w:p>
    <w:p w14:paraId="4660E0C3" w14:textId="77777777" w:rsidR="008E2B9E" w:rsidRDefault="008E2B9E" w:rsidP="008E2B9E">
      <w:pPr>
        <w:bidi/>
        <w:rPr>
          <w:lang w:val="en-US"/>
        </w:rPr>
      </w:pPr>
    </w:p>
    <w:p w14:paraId="218817FF" w14:textId="77777777" w:rsidR="008E2B9E" w:rsidRDefault="008E2B9E" w:rsidP="008E2B9E">
      <w:pPr>
        <w:bidi/>
        <w:rPr>
          <w:lang w:val="en-US"/>
        </w:rPr>
      </w:pPr>
    </w:p>
    <w:p w14:paraId="00FBDCE4" w14:textId="77777777" w:rsidR="008E2B9E" w:rsidRDefault="008E2B9E" w:rsidP="008E2B9E">
      <w:pPr>
        <w:bidi/>
        <w:rPr>
          <w:lang w:val="en-US"/>
        </w:rPr>
      </w:pPr>
    </w:p>
    <w:p w14:paraId="4D780A67" w14:textId="77777777" w:rsidR="008E2B9E" w:rsidRDefault="008E2B9E" w:rsidP="008E2B9E">
      <w:pPr>
        <w:bidi/>
        <w:rPr>
          <w:lang w:val="en-US"/>
        </w:rPr>
      </w:pPr>
    </w:p>
    <w:p w14:paraId="0FEEF37D" w14:textId="77777777" w:rsidR="008E2B9E" w:rsidRDefault="008E2B9E" w:rsidP="008E2B9E">
      <w:pPr>
        <w:bidi/>
        <w:rPr>
          <w:lang w:val="en-US"/>
        </w:rPr>
      </w:pPr>
    </w:p>
    <w:p w14:paraId="591135B7" w14:textId="77777777" w:rsidR="008E2B9E" w:rsidRDefault="008E2B9E" w:rsidP="008E2B9E">
      <w:pPr>
        <w:bidi/>
        <w:rPr>
          <w:lang w:val="en-US"/>
        </w:rPr>
      </w:pPr>
    </w:p>
    <w:p w14:paraId="1FA59344" w14:textId="77777777" w:rsidR="008E2B9E" w:rsidRDefault="008E2B9E" w:rsidP="008E2B9E">
      <w:pPr>
        <w:bidi/>
        <w:rPr>
          <w:lang w:val="en-US"/>
        </w:rPr>
      </w:pPr>
    </w:p>
    <w:p w14:paraId="1F58EC21" w14:textId="77777777" w:rsidR="008E2B9E" w:rsidRDefault="008E2B9E" w:rsidP="008E2B9E">
      <w:pPr>
        <w:bidi/>
        <w:rPr>
          <w:lang w:val="en-US"/>
        </w:rPr>
      </w:pPr>
    </w:p>
    <w:p w14:paraId="6A37942E" w14:textId="77777777" w:rsidR="008E2B9E" w:rsidRDefault="008E2B9E" w:rsidP="008E2B9E">
      <w:pPr>
        <w:bidi/>
        <w:rPr>
          <w:lang w:val="en-US"/>
        </w:rPr>
      </w:pPr>
    </w:p>
    <w:p w14:paraId="06AED402" w14:textId="06442943" w:rsidR="00E918DE" w:rsidRDefault="00456AE3" w:rsidP="00456AE3">
      <w:pPr>
        <w:pStyle w:val="Heading3"/>
        <w:bidi/>
        <w:rPr>
          <w:lang w:val="en-US"/>
        </w:rPr>
      </w:pPr>
      <w:bookmarkStart w:id="9" w:name="_Toc137559869"/>
      <w:r>
        <w:rPr>
          <w:lang w:val="en-US"/>
        </w:rPr>
        <w:lastRenderedPageBreak/>
        <w:t>WGAN</w:t>
      </w:r>
      <w:bookmarkEnd w:id="9"/>
    </w:p>
    <w:p w14:paraId="7F07F0C3" w14:textId="77777777" w:rsidR="00DD1752" w:rsidRDefault="00F70562" w:rsidP="00DD1752">
      <w:pPr>
        <w:bidi/>
        <w:spacing w:line="360" w:lineRule="auto"/>
        <w:jc w:val="both"/>
        <w:rPr>
          <w:rFonts w:asciiTheme="minorBidi" w:hAnsiTheme="minorBidi" w:cs="Arial"/>
          <w:sz w:val="24"/>
          <w:szCs w:val="24"/>
          <w:rtl/>
          <w:lang w:val="en-US"/>
        </w:rPr>
      </w:pPr>
      <w:r w:rsidRPr="000C63F0">
        <w:rPr>
          <w:rFonts w:asciiTheme="minorBidi" w:hAnsiTheme="minorBidi"/>
          <w:sz w:val="24"/>
          <w:szCs w:val="24"/>
          <w:rtl/>
        </w:rPr>
        <w:t>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tl/>
        </w:rPr>
        <w:t xml:space="preserve"> בא לענו</w:t>
      </w:r>
      <w:r w:rsidR="00E20909">
        <w:rPr>
          <w:rFonts w:asciiTheme="minorBidi" w:hAnsiTheme="minorBidi" w:hint="cs"/>
          <w:sz w:val="24"/>
          <w:szCs w:val="24"/>
          <w:rtl/>
        </w:rPr>
        <w:t>ת על בעייות הנובעות מהצורך לאזן בין אימוני הגנרטור והדסקרימנטור.</w:t>
      </w:r>
      <w:r w:rsidRPr="000C63F0">
        <w:rPr>
          <w:rFonts w:asciiTheme="minorBidi" w:hAnsiTheme="minorBidi"/>
          <w:sz w:val="24"/>
          <w:szCs w:val="24"/>
          <w:rtl/>
        </w:rPr>
        <w:t xml:space="preserve"> לצורך אימון יעיל יותר של רשת </w:t>
      </w:r>
      <w:r>
        <w:rPr>
          <w:rFonts w:asciiTheme="minorBidi" w:hAnsiTheme="minorBidi"/>
          <w:sz w:val="24"/>
          <w:szCs w:val="24"/>
          <w:rtl/>
        </w:rPr>
        <w:t xml:space="preserve">הדיסקרימנטור </w:t>
      </w:r>
      <w:r w:rsidR="00E20909">
        <w:rPr>
          <w:rFonts w:asciiTheme="minorBidi" w:hAnsiTheme="minorBidi" w:hint="cs"/>
          <w:sz w:val="24"/>
          <w:szCs w:val="24"/>
          <w:rtl/>
        </w:rPr>
        <w:t xml:space="preserve">המאמר </w:t>
      </w:r>
      <w:r w:rsidRPr="000C63F0">
        <w:rPr>
          <w:rFonts w:asciiTheme="minorBidi" w:hAnsiTheme="minorBidi"/>
          <w:sz w:val="24"/>
          <w:szCs w:val="24"/>
          <w:rtl/>
        </w:rPr>
        <w:t>מציע להחליף את פונקציית ההפסד של הרשת לפונקצ</w:t>
      </w:r>
      <w:r>
        <w:rPr>
          <w:rFonts w:asciiTheme="minorBidi" w:hAnsiTheme="minorBidi" w:hint="cs"/>
          <w:sz w:val="24"/>
          <w:szCs w:val="24"/>
          <w:rtl/>
        </w:rPr>
        <w:t>י</w:t>
      </w:r>
      <w:r w:rsidRPr="000C63F0">
        <w:rPr>
          <w:rFonts w:asciiTheme="minorBidi" w:hAnsiTheme="minorBidi"/>
          <w:sz w:val="24"/>
          <w:szCs w:val="24"/>
          <w:rtl/>
        </w:rPr>
        <w:t xml:space="preserve">ית </w:t>
      </w:r>
      <w:r>
        <w:rPr>
          <w:rFonts w:asciiTheme="minorBidi" w:hAnsiTheme="minorBidi"/>
          <w:sz w:val="24"/>
          <w:szCs w:val="24"/>
        </w:rPr>
        <w:t>loss</w:t>
      </w:r>
      <w:r>
        <w:rPr>
          <w:rFonts w:asciiTheme="minorBidi" w:hAnsiTheme="minorBidi" w:hint="cs"/>
          <w:sz w:val="24"/>
          <w:szCs w:val="24"/>
          <w:rtl/>
        </w:rPr>
        <w:t xml:space="preserve"> </w:t>
      </w:r>
      <w:r w:rsidRPr="00B9444C">
        <w:rPr>
          <w:rFonts w:asciiTheme="minorBidi" w:hAnsiTheme="minorBidi"/>
          <w:sz w:val="24"/>
          <w:szCs w:val="24"/>
        </w:rPr>
        <w:t>Wasserstein</w:t>
      </w:r>
      <w:r w:rsidRPr="00B9444C">
        <w:rPr>
          <w:rFonts w:asciiTheme="minorBidi" w:hAnsiTheme="minorBidi" w:hint="cs"/>
          <w:sz w:val="24"/>
          <w:szCs w:val="24"/>
          <w:rtl/>
        </w:rPr>
        <w:t>,</w:t>
      </w:r>
      <w:r w:rsidRPr="000C63F0">
        <w:rPr>
          <w:rFonts w:asciiTheme="minorBidi" w:hAnsiTheme="minorBidi"/>
          <w:sz w:val="24"/>
          <w:szCs w:val="24"/>
          <w:rtl/>
        </w:rPr>
        <w:t xml:space="preserve"> </w:t>
      </w:r>
      <w:r w:rsidR="00AC3FA6" w:rsidRPr="00B9444C">
        <w:rPr>
          <w:rFonts w:asciiTheme="minorBidi" w:hAnsiTheme="minorBidi"/>
          <w:sz w:val="24"/>
          <w:szCs w:val="24"/>
          <w:rtl/>
        </w:rPr>
        <w:t>מטרת פונקצי</w:t>
      </w:r>
      <w:r w:rsidR="00AC3FA6" w:rsidRPr="00B9444C">
        <w:rPr>
          <w:rFonts w:asciiTheme="minorBidi" w:hAnsiTheme="minorBidi" w:hint="cs"/>
          <w:sz w:val="24"/>
          <w:szCs w:val="24"/>
          <w:rtl/>
        </w:rPr>
        <w:t>ית</w:t>
      </w:r>
      <w:r w:rsidR="00AC3FA6" w:rsidRPr="00B9444C">
        <w:rPr>
          <w:rFonts w:asciiTheme="minorBidi" w:hAnsiTheme="minorBidi"/>
          <w:sz w:val="24"/>
          <w:szCs w:val="24"/>
          <w:rtl/>
        </w:rPr>
        <w:t xml:space="preserve"> ההפסד המוצעת היא למצוא את הפונקציה אשר תביא במינימום שינוי את התפלגות של מוצא הרשת הגנרטבית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oMath>
      <w:r w:rsidR="00AC3FA6" w:rsidRPr="00B9444C">
        <w:rPr>
          <w:rFonts w:asciiTheme="minorBidi" w:hAnsiTheme="minorBidi"/>
          <w:sz w:val="24"/>
          <w:szCs w:val="24"/>
          <w:rtl/>
        </w:rPr>
        <w:t xml:space="preserve"> להתפלגות האוביקטים מהעולם האמיתי</w:t>
      </w:r>
      <w:r w:rsidR="00AC3FA6" w:rsidRPr="000C63F0">
        <w:rPr>
          <w:rFonts w:asciiTheme="minorBidi" w:hAnsiTheme="minorBidi"/>
          <w:sz w:val="24"/>
          <w:szCs w:val="24"/>
          <w:rtl/>
        </w:rPr>
        <w:t xml:space="preserv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oMath>
      <w:r w:rsidR="00AC3FA6" w:rsidRPr="000C63F0">
        <w:rPr>
          <w:rFonts w:asciiTheme="minorBidi" w:hAnsiTheme="minorBidi"/>
          <w:sz w:val="24"/>
          <w:szCs w:val="24"/>
          <w:rtl/>
        </w:rPr>
        <w:t xml:space="preserve">. </w:t>
      </w:r>
      <w:r w:rsidR="00AC3FA6" w:rsidRPr="001B6D89">
        <w:rPr>
          <w:rFonts w:asciiTheme="minorBidi" w:hAnsiTheme="minorBidi" w:cs="Arial"/>
          <w:sz w:val="24"/>
          <w:szCs w:val="24"/>
          <w:rtl/>
          <w:lang w:val="en-US"/>
        </w:rPr>
        <w:t xml:space="preserve"> מרחק הווסרשטיין מספק מדד לכמות ה'"מסה" שיש להזיז, ועד כמה רחוק צריך להזיז אותה, כדי להמיר את התפלגות אחת לתפלגות השנייה. ה</w:t>
      </w:r>
      <w:r w:rsidR="00AC3FA6">
        <w:rPr>
          <w:rFonts w:asciiTheme="minorBidi" w:hAnsiTheme="minorBidi" w:cs="Arial" w:hint="cs"/>
          <w:sz w:val="24"/>
          <w:szCs w:val="24"/>
          <w:rtl/>
          <w:lang w:val="en-US"/>
        </w:rPr>
        <w:t>דסקרימנטור</w:t>
      </w:r>
      <w:r w:rsidR="00AC3FA6" w:rsidRPr="001B6D89">
        <w:rPr>
          <w:rFonts w:asciiTheme="minorBidi" w:hAnsiTheme="minorBidi" w:cs="Arial"/>
          <w:sz w:val="24"/>
          <w:szCs w:val="24"/>
          <w:rtl/>
          <w:lang w:val="en-US"/>
        </w:rPr>
        <w:t xml:space="preserve"> ב-</w:t>
      </w:r>
      <w:r w:rsidR="00AC3FA6" w:rsidRPr="001B6D89">
        <w:rPr>
          <w:rFonts w:asciiTheme="minorBidi" w:hAnsiTheme="minorBidi"/>
          <w:sz w:val="24"/>
          <w:szCs w:val="24"/>
          <w:lang w:val="en-US"/>
        </w:rPr>
        <w:t>WGAN</w:t>
      </w:r>
      <w:r w:rsidR="00AC3FA6" w:rsidRPr="001B6D89">
        <w:rPr>
          <w:rFonts w:asciiTheme="minorBidi" w:hAnsiTheme="minorBidi" w:cs="Arial"/>
          <w:sz w:val="24"/>
          <w:szCs w:val="24"/>
          <w:rtl/>
          <w:lang w:val="en-US"/>
        </w:rPr>
        <w:t xml:space="preserve"> מתאמן להעריך את מרחק הווסרשטיין.</w:t>
      </w:r>
    </w:p>
    <w:p w14:paraId="6F914BAB" w14:textId="65E74573" w:rsidR="00AC3FA6" w:rsidRPr="00FB6D40" w:rsidRDefault="00DD1752" w:rsidP="00FB6D40">
      <w:pPr>
        <w:bidi/>
        <w:spacing w:line="360" w:lineRule="auto"/>
        <w:jc w:val="both"/>
        <w:rPr>
          <w:rFonts w:asciiTheme="minorBidi" w:hAnsiTheme="minorBidi" w:cs="Arial"/>
          <w:sz w:val="24"/>
          <w:szCs w:val="24"/>
          <w:lang w:val="en-US"/>
        </w:rPr>
      </w:pPr>
      <w:r w:rsidRPr="00665F8C">
        <w:rPr>
          <w:rFonts w:asciiTheme="minorBidi" w:hAnsiTheme="minorBidi" w:cs="Arial"/>
          <w:sz w:val="24"/>
          <w:szCs w:val="24"/>
          <w:rtl/>
        </w:rPr>
        <w:t>בהגדרה המקורית של</w:t>
      </w:r>
      <w:r>
        <w:rPr>
          <w:rFonts w:asciiTheme="minorBidi" w:hAnsiTheme="minorBidi" w:cs="Arial" w:hint="cs"/>
          <w:sz w:val="24"/>
          <w:szCs w:val="24"/>
          <w:rtl/>
        </w:rPr>
        <w:t xml:space="preserve"> אריכטקטורת</w:t>
      </w:r>
      <w:r w:rsidRPr="00665F8C">
        <w:rPr>
          <w:rFonts w:asciiTheme="minorBidi" w:hAnsiTheme="minorBidi" w:cs="Arial"/>
          <w:sz w:val="24"/>
          <w:szCs w:val="24"/>
          <w:rtl/>
        </w:rPr>
        <w:t xml:space="preserve"> </w:t>
      </w:r>
      <w:r w:rsidRPr="00665F8C">
        <w:rPr>
          <w:rFonts w:asciiTheme="minorBidi" w:hAnsiTheme="minorBidi"/>
          <w:sz w:val="24"/>
          <w:szCs w:val="24"/>
        </w:rPr>
        <w:t>GAN</w:t>
      </w:r>
      <w:r w:rsidRPr="00665F8C">
        <w:rPr>
          <w:rFonts w:asciiTheme="minorBidi" w:hAnsiTheme="minorBidi" w:cs="Arial"/>
          <w:sz w:val="24"/>
          <w:szCs w:val="24"/>
          <w:rtl/>
        </w:rPr>
        <w:t xml:space="preserve">, </w:t>
      </w:r>
      <w:r>
        <w:rPr>
          <w:rFonts w:asciiTheme="minorBidi" w:hAnsiTheme="minorBidi" w:cs="Arial" w:hint="cs"/>
          <w:sz w:val="24"/>
          <w:szCs w:val="24"/>
          <w:rtl/>
        </w:rPr>
        <w:t xml:space="preserve">הדסקרימנטור הוא מסווג, </w:t>
      </w:r>
      <w:r w:rsidRPr="00665F8C">
        <w:rPr>
          <w:rFonts w:asciiTheme="minorBidi" w:hAnsiTheme="minorBidi" w:cs="Arial"/>
          <w:sz w:val="24"/>
          <w:szCs w:val="24"/>
          <w:rtl/>
        </w:rPr>
        <w:t>האימון של ה</w:t>
      </w:r>
      <w:r>
        <w:rPr>
          <w:rFonts w:asciiTheme="minorBidi" w:hAnsiTheme="minorBidi" w:cs="Arial" w:hint="cs"/>
          <w:sz w:val="24"/>
          <w:szCs w:val="24"/>
          <w:rtl/>
        </w:rPr>
        <w:t>דיסקרינטור</w:t>
      </w:r>
      <w:r w:rsidRPr="00665F8C">
        <w:rPr>
          <w:rFonts w:asciiTheme="minorBidi" w:hAnsiTheme="minorBidi" w:cs="Arial"/>
          <w:sz w:val="24"/>
          <w:szCs w:val="24"/>
          <w:rtl/>
        </w:rPr>
        <w:t xml:space="preserve"> לאופטימליות יכול לגרום לבעיה של </w:t>
      </w:r>
      <w:r w:rsidR="002C3733">
        <w:rPr>
          <w:rFonts w:asciiTheme="minorBidi" w:hAnsiTheme="minorBidi" w:cs="Arial" w:hint="cs"/>
          <w:sz w:val="24"/>
          <w:szCs w:val="24"/>
          <w:rtl/>
        </w:rPr>
        <w:t>העלמות גרדיאנטים</w:t>
      </w:r>
      <w:r w:rsidRPr="00665F8C">
        <w:rPr>
          <w:rFonts w:asciiTheme="minorBidi" w:hAnsiTheme="minorBidi" w:cs="Arial"/>
          <w:sz w:val="24"/>
          <w:szCs w:val="24"/>
          <w:rtl/>
        </w:rPr>
        <w:t>, משום שה</w:t>
      </w:r>
      <w:r>
        <w:rPr>
          <w:rFonts w:asciiTheme="minorBidi" w:hAnsiTheme="minorBidi" w:cs="Arial" w:hint="cs"/>
          <w:sz w:val="24"/>
          <w:szCs w:val="24"/>
          <w:rtl/>
        </w:rPr>
        <w:t>דיסקרימנטור</w:t>
      </w:r>
      <w:r w:rsidRPr="00665F8C">
        <w:rPr>
          <w:rFonts w:asciiTheme="minorBidi" w:hAnsiTheme="minorBidi" w:cs="Arial"/>
          <w:sz w:val="24"/>
          <w:szCs w:val="24"/>
          <w:rtl/>
        </w:rPr>
        <w:t xml:space="preserve"> עשוי להיות טוב מדי</w:t>
      </w:r>
      <w:r>
        <w:rPr>
          <w:rFonts w:asciiTheme="minorBidi" w:hAnsiTheme="minorBidi" w:cs="Arial" w:hint="cs"/>
          <w:sz w:val="24"/>
          <w:szCs w:val="24"/>
          <w:rtl/>
        </w:rPr>
        <w:t>.</w:t>
      </w:r>
      <w:r w:rsidR="002C3733">
        <w:rPr>
          <w:rFonts w:asciiTheme="minorBidi" w:hAnsiTheme="minorBidi" w:cs="Arial" w:hint="cs"/>
          <w:sz w:val="24"/>
          <w:szCs w:val="24"/>
          <w:rtl/>
        </w:rPr>
        <w:t xml:space="preserve"> </w:t>
      </w:r>
      <w:r>
        <w:rPr>
          <w:rFonts w:asciiTheme="minorBidi" w:hAnsiTheme="minorBidi" w:cs="Arial" w:hint="cs"/>
          <w:sz w:val="24"/>
          <w:szCs w:val="24"/>
          <w:rtl/>
        </w:rPr>
        <w:t xml:space="preserve">דבר זה </w:t>
      </w:r>
      <w:r w:rsidRPr="00665F8C">
        <w:rPr>
          <w:rFonts w:asciiTheme="minorBidi" w:hAnsiTheme="minorBidi" w:cs="Arial"/>
          <w:sz w:val="24"/>
          <w:szCs w:val="24"/>
          <w:rtl/>
        </w:rPr>
        <w:t>הופך את הלמידה של הגנרטור לקשה</w:t>
      </w:r>
      <w:r>
        <w:rPr>
          <w:rFonts w:asciiTheme="minorBidi" w:hAnsiTheme="minorBidi" w:cs="Arial" w:hint="cs"/>
          <w:sz w:val="24"/>
          <w:szCs w:val="24"/>
          <w:rtl/>
        </w:rPr>
        <w:t xml:space="preserve"> מכיון שלא יהיה משוב מהגרדינאטים.</w:t>
      </w:r>
      <w:r w:rsidR="00EC5119">
        <w:rPr>
          <w:rFonts w:asciiTheme="minorBidi" w:hAnsiTheme="minorBidi" w:cs="Arial" w:hint="cs"/>
          <w:sz w:val="24"/>
          <w:szCs w:val="24"/>
          <w:rtl/>
          <w:lang w:val="en-US"/>
        </w:rPr>
        <w:t xml:space="preserve"> </w:t>
      </w:r>
      <w:r>
        <w:rPr>
          <w:rFonts w:asciiTheme="minorBidi" w:hAnsiTheme="minorBidi" w:cs="Arial" w:hint="cs"/>
          <w:sz w:val="24"/>
          <w:szCs w:val="24"/>
          <w:rtl/>
          <w:lang w:val="en-US"/>
        </w:rPr>
        <w:t xml:space="preserve">השיוני בפונקציית ההפסד למרחק ווסרשטיין </w:t>
      </w:r>
      <w:r w:rsidR="00665F8C" w:rsidRPr="00665F8C">
        <w:rPr>
          <w:rFonts w:asciiTheme="minorBidi" w:hAnsiTheme="minorBidi" w:cs="Arial"/>
          <w:sz w:val="24"/>
          <w:szCs w:val="24"/>
          <w:rtl/>
        </w:rPr>
        <w:t>נחוץ מכיוון</w:t>
      </w:r>
      <w:r w:rsidR="002C3733">
        <w:rPr>
          <w:rFonts w:asciiTheme="minorBidi" w:hAnsiTheme="minorBidi" w:cs="Arial" w:hint="cs"/>
          <w:sz w:val="24"/>
          <w:szCs w:val="24"/>
          <w:rtl/>
        </w:rPr>
        <w:t xml:space="preserve"> שהוא מקל על הצורך באיזון האימון בין הדסקרימנטור לגנרטור. בפונקציית הפסד החדשה, </w:t>
      </w:r>
      <w:r w:rsidR="00665F8C" w:rsidRPr="00665F8C">
        <w:rPr>
          <w:rFonts w:asciiTheme="minorBidi" w:hAnsiTheme="minorBidi" w:cs="Arial"/>
          <w:sz w:val="24"/>
          <w:szCs w:val="24"/>
          <w:rtl/>
        </w:rPr>
        <w:t>ככל שהערכה של ה</w:t>
      </w:r>
      <w:r w:rsidR="00EC5119">
        <w:rPr>
          <w:rFonts w:asciiTheme="minorBidi" w:hAnsiTheme="minorBidi" w:cs="Arial" w:hint="cs"/>
          <w:sz w:val="24"/>
          <w:szCs w:val="24"/>
          <w:rtl/>
        </w:rPr>
        <w:t>דסקרימנטור</w:t>
      </w:r>
      <w:r w:rsidR="00665F8C" w:rsidRPr="00665F8C">
        <w:rPr>
          <w:rFonts w:asciiTheme="minorBidi" w:hAnsiTheme="minorBidi" w:cs="Arial"/>
          <w:sz w:val="24"/>
          <w:szCs w:val="24"/>
          <w:rtl/>
        </w:rPr>
        <w:t xml:space="preserve"> של מרחק הווסרשטיין טובה יותר, היא יכולה להדריך את הגנרטור בלמידה לייצר דוגמאות שדומות יותר לנתונים האמיתיים. במילים אחרות, הגרדיאנט שבו הגנרטור משתמש לעדכן את הפרמטרים שלו הופך להיות מהימן יותר.</w:t>
      </w:r>
      <w:r w:rsidR="00FB6D40">
        <w:rPr>
          <w:rFonts w:asciiTheme="minorBidi" w:hAnsiTheme="minorBidi" w:cs="Arial" w:hint="cs"/>
          <w:sz w:val="24"/>
          <w:szCs w:val="24"/>
          <w:rtl/>
          <w:lang w:val="en-US"/>
        </w:rPr>
        <w:t xml:space="preserve"> </w:t>
      </w:r>
      <w:r w:rsidR="002D5D97">
        <w:rPr>
          <w:rFonts w:asciiTheme="minorBidi" w:hAnsiTheme="minorBidi" w:cs="Arial" w:hint="cs"/>
          <w:sz w:val="24"/>
          <w:szCs w:val="24"/>
          <w:rtl/>
          <w:lang w:val="en-US"/>
        </w:rPr>
        <w:t>מכיוון שכך ניתן לאמן את הדסקרימנטור בצורה עדיפה</w:t>
      </w:r>
      <w:r w:rsidR="002B07A3">
        <w:rPr>
          <w:rFonts w:asciiTheme="minorBidi" w:hAnsiTheme="minorBidi" w:cs="Arial" w:hint="cs"/>
          <w:sz w:val="24"/>
          <w:szCs w:val="24"/>
          <w:rtl/>
          <w:lang w:val="en-US"/>
        </w:rPr>
        <w:t>.</w:t>
      </w:r>
      <w:r w:rsidR="002D5D97">
        <w:rPr>
          <w:rFonts w:asciiTheme="minorBidi" w:hAnsiTheme="minorBidi" w:cs="Arial" w:hint="cs"/>
          <w:sz w:val="24"/>
          <w:szCs w:val="24"/>
          <w:rtl/>
          <w:lang w:val="en-US"/>
        </w:rPr>
        <w:t xml:space="preserve"> מחברי המאמר מציעים לבצע 5 עדכוני דיסקרימנטור עבור כל אימון גנרטור, גם אני </w:t>
      </w:r>
      <w:r w:rsidR="00FB6D40">
        <w:rPr>
          <w:rFonts w:asciiTheme="minorBidi" w:hAnsiTheme="minorBidi" w:cs="Arial" w:hint="cs"/>
          <w:sz w:val="24"/>
          <w:szCs w:val="24"/>
          <w:rtl/>
          <w:lang w:val="en-US"/>
        </w:rPr>
        <w:t>במעבר לארכיטקטורה זו</w:t>
      </w:r>
      <w:r w:rsidR="002D5D97">
        <w:rPr>
          <w:rFonts w:asciiTheme="minorBidi" w:hAnsiTheme="minorBidi" w:cs="Arial" w:hint="cs"/>
          <w:sz w:val="24"/>
          <w:szCs w:val="24"/>
          <w:rtl/>
          <w:lang w:val="en-US"/>
        </w:rPr>
        <w:t xml:space="preserve"> בחרתי לבצע את אותו יחס בין עדכוני גנרטור לדיסקרימנטור. </w:t>
      </w:r>
    </w:p>
    <w:p w14:paraId="27B12248" w14:textId="715A55E5" w:rsidR="00E20909" w:rsidRPr="00541513" w:rsidRDefault="00E20909" w:rsidP="00E20909">
      <w:pPr>
        <w:bidi/>
        <w:spacing w:line="360" w:lineRule="auto"/>
        <w:jc w:val="both"/>
        <w:rPr>
          <w:rFonts w:asciiTheme="minorBidi" w:eastAsiaTheme="minorEastAsia" w:hAnsiTheme="minorBidi"/>
          <w:sz w:val="24"/>
          <w:szCs w:val="24"/>
        </w:rPr>
      </w:pPr>
      <w:r>
        <w:rPr>
          <w:rFonts w:asciiTheme="minorBidi" w:hAnsiTheme="minorBidi" w:hint="cs"/>
          <w:sz w:val="24"/>
          <w:szCs w:val="24"/>
          <w:rtl/>
        </w:rPr>
        <w:t xml:space="preserve">בחישוב </w:t>
      </w:r>
      <w:r w:rsidR="00BD1DC8">
        <w:rPr>
          <w:rFonts w:asciiTheme="minorBidi" w:hAnsiTheme="minorBidi" w:hint="cs"/>
          <w:sz w:val="24"/>
          <w:szCs w:val="24"/>
          <w:rtl/>
        </w:rPr>
        <w:t>המרחק,</w:t>
      </w:r>
      <w:r>
        <w:rPr>
          <w:rFonts w:asciiTheme="minorBidi" w:hAnsiTheme="minorBidi" w:hint="cs"/>
          <w:sz w:val="24"/>
          <w:szCs w:val="24"/>
          <w:rtl/>
        </w:rPr>
        <w:t xml:space="preserve"> </w:t>
      </w:r>
      <w:r w:rsidRPr="000C63F0">
        <w:rPr>
          <w:rFonts w:asciiTheme="minorBidi" w:hAnsiTheme="minorBidi"/>
          <w:sz w:val="24"/>
          <w:szCs w:val="24"/>
          <w:rtl/>
        </w:rPr>
        <w:t>על מנת למצוא את הפונקציה המינימלית שתביא למעבר בין ההתפלגויות</w:t>
      </w:r>
      <w:r>
        <w:rPr>
          <w:rFonts w:asciiTheme="minorBidi" w:hAnsiTheme="minorBidi" w:hint="cs"/>
          <w:sz w:val="24"/>
          <w:szCs w:val="24"/>
          <w:rtl/>
        </w:rPr>
        <w:t xml:space="preserve"> ניתן להשתמש </w:t>
      </w:r>
      <w:r w:rsidRPr="000C63F0">
        <w:rPr>
          <w:rFonts w:asciiTheme="minorBidi" w:hAnsiTheme="minorBidi"/>
          <w:sz w:val="24"/>
          <w:szCs w:val="24"/>
          <w:rtl/>
        </w:rPr>
        <w:t xml:space="preserve">בדואליות </w:t>
      </w:r>
      <w:r w:rsidRPr="000C63F0">
        <w:rPr>
          <w:rFonts w:asciiTheme="minorBidi" w:hAnsiTheme="minorBidi"/>
          <w:sz w:val="24"/>
          <w:szCs w:val="24"/>
        </w:rPr>
        <w:t>Kantorovich-Rubinstein</w:t>
      </w:r>
      <w:r w:rsidRPr="000C63F0">
        <w:rPr>
          <w:rFonts w:asciiTheme="minorBidi" w:hAnsiTheme="minorBidi"/>
          <w:sz w:val="24"/>
          <w:szCs w:val="24"/>
          <w:rtl/>
        </w:rPr>
        <w:t xml:space="preserve"> אשר</w:t>
      </w:r>
      <w:r>
        <w:rPr>
          <w:rFonts w:asciiTheme="minorBidi" w:hAnsiTheme="minorBidi"/>
          <w:sz w:val="24"/>
          <w:szCs w:val="24"/>
        </w:rPr>
        <w:t xml:space="preserve"> </w:t>
      </w:r>
      <w:r>
        <w:rPr>
          <w:rFonts w:asciiTheme="minorBidi" w:hAnsiTheme="minorBidi" w:hint="cs"/>
          <w:sz w:val="24"/>
          <w:szCs w:val="24"/>
          <w:rtl/>
        </w:rPr>
        <w:t>מגדירה כי לחישוב המטריקה</w:t>
      </w:r>
      <w:r w:rsidR="00660BB0">
        <w:rPr>
          <w:rFonts w:asciiTheme="minorBidi" w:hAnsiTheme="minorBidi" w:hint="cs"/>
          <w:sz w:val="24"/>
          <w:szCs w:val="24"/>
          <w:rtl/>
        </w:rPr>
        <w:t>,</w:t>
      </w:r>
      <w:r>
        <w:rPr>
          <w:rFonts w:asciiTheme="minorBidi" w:hAnsiTheme="minorBidi" w:hint="cs"/>
          <w:sz w:val="24"/>
          <w:szCs w:val="24"/>
          <w:rtl/>
        </w:rPr>
        <w:t xml:space="preserve"> </w:t>
      </w:r>
      <w:r w:rsidRPr="000C63F0">
        <w:rPr>
          <w:rFonts w:asciiTheme="minorBidi" w:hAnsiTheme="minorBidi"/>
          <w:sz w:val="24"/>
          <w:szCs w:val="24"/>
          <w:rtl/>
        </w:rPr>
        <w:t>ניתן למצוא פונקציה</w:t>
      </w:r>
      <w:r>
        <w:rPr>
          <w:rFonts w:asciiTheme="minorBidi" w:hAnsiTheme="minorBidi" w:hint="cs"/>
          <w:sz w:val="24"/>
          <w:szCs w:val="24"/>
          <w:rtl/>
        </w:rPr>
        <w:t xml:space="preserve"> </w:t>
      </w:r>
      <w:r>
        <w:rPr>
          <w:rFonts w:asciiTheme="minorBidi" w:hAnsiTheme="minorBidi"/>
          <w:sz w:val="24"/>
          <w:szCs w:val="24"/>
        </w:rPr>
        <w:t>f</w:t>
      </w:r>
      <w:r>
        <w:rPr>
          <w:rFonts w:asciiTheme="minorBidi" w:hAnsiTheme="minorBidi" w:hint="cs"/>
          <w:sz w:val="24"/>
          <w:szCs w:val="24"/>
        </w:rPr>
        <w:t xml:space="preserve"> </w:t>
      </w:r>
      <w:r>
        <w:rPr>
          <w:rFonts w:asciiTheme="minorBidi" w:hAnsiTheme="minorBidi" w:hint="cs"/>
          <w:sz w:val="24"/>
          <w:szCs w:val="24"/>
          <w:rtl/>
        </w:rPr>
        <w:t xml:space="preserve"> אשר </w:t>
      </w:r>
      <w:r w:rsidRPr="00567A27">
        <w:rPr>
          <w:rFonts w:asciiTheme="minorBidi" w:hAnsiTheme="minorBidi" w:hint="cs"/>
          <w:sz w:val="24"/>
          <w:szCs w:val="24"/>
          <w:rtl/>
        </w:rPr>
        <w:t xml:space="preserve">תקבל ערך מקסימלי עבור </w:t>
      </w:r>
      <w:r>
        <w:rPr>
          <w:rFonts w:asciiTheme="minorBidi" w:hAnsiTheme="minorBidi" w:hint="cs"/>
          <w:sz w:val="24"/>
          <w:szCs w:val="24"/>
          <w:rtl/>
        </w:rPr>
        <w:t xml:space="preserve">המרחקים </w:t>
      </w:r>
      <m:oMath>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oMath>
    </w:p>
    <w:p w14:paraId="517CFF0B" w14:textId="32765F35" w:rsidR="00E20909" w:rsidRDefault="00E20909" w:rsidP="00E20909">
      <w:pPr>
        <w:bidi/>
        <w:spacing w:line="360" w:lineRule="auto"/>
        <w:jc w:val="both"/>
        <w:rPr>
          <w:rFonts w:asciiTheme="minorBidi" w:hAnsiTheme="minorBidi"/>
          <w:sz w:val="24"/>
          <w:szCs w:val="24"/>
        </w:rPr>
      </w:pPr>
      <m:oMathPara>
        <m:oMath>
          <m:r>
            <w:rPr>
              <w:rFonts w:ascii="Cambria Math" w:hAnsi="Cambria Math"/>
              <w:sz w:val="24"/>
              <w:szCs w:val="24"/>
            </w:rPr>
            <m:t>W</m:t>
          </m:r>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sup</m:t>
                  </m:r>
                </m:e>
                <m:lim>
                  <m:sSub>
                    <m:sSubPr>
                      <m:ctrlPr>
                        <w:rPr>
                          <w:rFonts w:ascii="Cambria Math" w:hAnsi="Cambria Math"/>
                          <w:sz w:val="24"/>
                          <w:szCs w:val="24"/>
                        </w:rPr>
                      </m:ctrlPr>
                    </m:sSub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r>
                                <w:rPr>
                                  <w:rFonts w:ascii="Cambria Math" w:hAnsi="Cambria Math"/>
                                  <w:sz w:val="24"/>
                                  <w:szCs w:val="24"/>
                                </w:rPr>
                                <m:t>f</m:t>
                              </m:r>
                            </m:e>
                          </m:d>
                        </m:e>
                      </m:d>
                    </m:e>
                    <m:sub>
                      <m:r>
                        <w:rPr>
                          <w:rFonts w:ascii="Cambria Math" w:hAnsi="Cambria Math"/>
                          <w:sz w:val="24"/>
                          <w:szCs w:val="24"/>
                        </w:rPr>
                        <m:t>L</m:t>
                      </m:r>
                    </m:sub>
                  </m:sSub>
                  <m:r>
                    <w:rPr>
                      <w:rFonts w:ascii="Cambria Math" w:hAnsi="Cambria Math"/>
                      <w:sz w:val="24"/>
                      <w:szCs w:val="24"/>
                    </w:rPr>
                    <m:t>≤</m:t>
                  </m:r>
                  <m:r>
                    <m:rPr>
                      <m:sty m:val="p"/>
                    </m:rPr>
                    <w:rPr>
                      <w:rFonts w:ascii="Cambria Math" w:hAnsi="Cambria Math"/>
                      <w:sz w:val="24"/>
                      <w:szCs w:val="24"/>
                    </w:rPr>
                    <m:t>1</m:t>
                  </m:r>
                </m:lim>
              </m:limLow>
            </m:fName>
            <m:e>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e>
          </m:func>
          <m:r>
            <m:rPr>
              <m:sty m:val="p"/>
            </m:rPr>
            <w:rPr>
              <w:rFonts w:ascii="Cambria Math" w:hAnsi="Cambria Math"/>
              <w:sz w:val="24"/>
              <w:szCs w:val="24"/>
              <w:rtl/>
            </w:rPr>
            <w:br/>
          </m:r>
        </m:oMath>
      </m:oMathPara>
      <w:r w:rsidRPr="000C63F0">
        <w:rPr>
          <w:rFonts w:asciiTheme="minorBidi" w:hAnsiTheme="minorBidi"/>
          <w:sz w:val="24"/>
          <w:szCs w:val="24"/>
          <w:rtl/>
        </w:rPr>
        <w:t xml:space="preserve">מפונקציה </w:t>
      </w:r>
      <w:r w:rsidRPr="000C63F0">
        <w:rPr>
          <w:rFonts w:asciiTheme="minorBidi" w:hAnsiTheme="minorBidi"/>
          <w:sz w:val="24"/>
          <w:szCs w:val="24"/>
        </w:rPr>
        <w:t>f</w:t>
      </w:r>
      <w:r w:rsidRPr="000C63F0">
        <w:rPr>
          <w:rFonts w:asciiTheme="minorBidi" w:hAnsiTheme="minorBidi"/>
          <w:sz w:val="24"/>
          <w:szCs w:val="24"/>
          <w:rtl/>
        </w:rPr>
        <w:t xml:space="preserve"> ישנה דרישה להיות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 xml:space="preserve">רציפה </w:t>
      </w:r>
      <w:r w:rsidRPr="000C63F0">
        <w:rPr>
          <w:rFonts w:asciiTheme="minorBidi" w:hAnsiTheme="minorBidi"/>
          <w:sz w:val="24"/>
          <w:szCs w:val="24"/>
          <w:rtl/>
        </w:rPr>
        <w:t>ומשמע שהנורמה של הגרדיאנט שלה הוא 1 בכל מקום.</w:t>
      </w:r>
      <w:r w:rsidR="00BD1DC8">
        <w:rPr>
          <w:rFonts w:asciiTheme="minorBidi" w:hAnsiTheme="minorBidi" w:hint="cs"/>
          <w:sz w:val="24"/>
          <w:szCs w:val="24"/>
          <w:rtl/>
        </w:rPr>
        <w:t xml:space="preserve"> הסבר מפורט יותר על מרחק </w:t>
      </w:r>
      <w:r w:rsidR="00BD1DC8" w:rsidRPr="00B9444C">
        <w:rPr>
          <w:rFonts w:asciiTheme="minorBidi" w:hAnsiTheme="minorBidi"/>
          <w:sz w:val="24"/>
          <w:szCs w:val="24"/>
        </w:rPr>
        <w:t>Wasserstein</w:t>
      </w:r>
      <w:r w:rsidR="00BD1DC8">
        <w:rPr>
          <w:rFonts w:asciiTheme="minorBidi" w:hAnsiTheme="minorBidi" w:hint="cs"/>
          <w:sz w:val="24"/>
          <w:szCs w:val="24"/>
          <w:rtl/>
        </w:rPr>
        <w:t xml:space="preserve"> ניתן לראות בעבודה המסכמת שלי במקטע 3.2.</w:t>
      </w:r>
    </w:p>
    <w:p w14:paraId="55B4234D" w14:textId="5A7E49BF" w:rsidR="00204120" w:rsidRDefault="00204120" w:rsidP="00204120">
      <w:pPr>
        <w:bidi/>
        <w:spacing w:line="360" w:lineRule="auto"/>
        <w:jc w:val="both"/>
        <w:rPr>
          <w:rFonts w:asciiTheme="minorBidi" w:hAnsiTheme="minorBidi"/>
          <w:sz w:val="24"/>
          <w:szCs w:val="24"/>
        </w:rPr>
      </w:pPr>
      <w:r w:rsidRPr="000C63F0">
        <w:rPr>
          <w:rFonts w:asciiTheme="minorBidi" w:hAnsiTheme="minorBidi"/>
          <w:sz w:val="24"/>
          <w:szCs w:val="24"/>
          <w:rtl/>
        </w:rPr>
        <w:t xml:space="preserve">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Pr>
        <w:t>]</w:t>
      </w:r>
      <w:r w:rsidRPr="000C63F0">
        <w:rPr>
          <w:rFonts w:asciiTheme="minorBidi" w:hAnsiTheme="minorBidi"/>
          <w:sz w:val="24"/>
          <w:szCs w:val="24"/>
          <w:rtl/>
        </w:rPr>
        <w:t xml:space="preserve"> דואג לכך שפונקציה </w:t>
      </w:r>
      <w:r w:rsidRPr="000C63F0">
        <w:rPr>
          <w:rFonts w:asciiTheme="minorBidi" w:hAnsiTheme="minorBidi"/>
          <w:sz w:val="24"/>
          <w:szCs w:val="24"/>
        </w:rPr>
        <w:t>f</w:t>
      </w:r>
      <w:r w:rsidRPr="000C63F0">
        <w:rPr>
          <w:rFonts w:asciiTheme="minorBidi" w:hAnsiTheme="minorBidi"/>
          <w:sz w:val="24"/>
          <w:szCs w:val="24"/>
          <w:rtl/>
        </w:rPr>
        <w:t xml:space="preserve"> תהיה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על ידי שינוי ב</w:t>
      </w:r>
      <w:r w:rsidRPr="000C63F0">
        <w:rPr>
          <w:rFonts w:asciiTheme="minorBidi" w:hAnsiTheme="minorBidi"/>
          <w:sz w:val="24"/>
          <w:szCs w:val="24"/>
          <w:rtl/>
        </w:rPr>
        <w:t>עדכון משקולות</w:t>
      </w:r>
      <w:r>
        <w:rPr>
          <w:rFonts w:asciiTheme="minorBidi" w:hAnsiTheme="minorBidi" w:hint="cs"/>
          <w:sz w:val="24"/>
          <w:szCs w:val="24"/>
          <w:rtl/>
        </w:rPr>
        <w:t xml:space="preserve"> בכל איטרציה, על ידי ביצוע</w:t>
      </w:r>
      <w:r w:rsidRPr="000C63F0">
        <w:rPr>
          <w:rFonts w:asciiTheme="minorBidi" w:hAnsiTheme="minorBidi"/>
          <w:sz w:val="24"/>
          <w:szCs w:val="24"/>
          <w:rtl/>
        </w:rPr>
        <w:t xml:space="preserve"> תחימה של </w:t>
      </w:r>
      <w:r>
        <w:rPr>
          <w:rFonts w:asciiTheme="minorBidi" w:hAnsiTheme="minorBidi" w:hint="cs"/>
          <w:sz w:val="24"/>
          <w:szCs w:val="24"/>
          <w:rtl/>
        </w:rPr>
        <w:t xml:space="preserve">הערכים </w:t>
      </w:r>
      <w:r w:rsidRPr="000C63F0">
        <w:rPr>
          <w:rFonts w:asciiTheme="minorBidi" w:hAnsiTheme="minorBidi"/>
          <w:sz w:val="24"/>
          <w:szCs w:val="24"/>
          <w:rtl/>
        </w:rPr>
        <w:t>להיות בטווח מצומצם</w:t>
      </w:r>
      <w:r w:rsidR="009337BB">
        <w:rPr>
          <w:rFonts w:asciiTheme="minorBidi" w:hAnsiTheme="minorBidi" w:hint="cs"/>
          <w:sz w:val="24"/>
          <w:szCs w:val="24"/>
          <w:rtl/>
        </w:rPr>
        <w:t>.</w:t>
      </w:r>
      <w:r>
        <w:rPr>
          <w:rFonts w:asciiTheme="minorBidi" w:hAnsiTheme="minorBidi" w:hint="cs"/>
          <w:sz w:val="24"/>
          <w:szCs w:val="24"/>
          <w:rtl/>
        </w:rPr>
        <w:t xml:space="preserve"> פעולה זו גורמת </w:t>
      </w:r>
      <w:r w:rsidRPr="000C63F0">
        <w:rPr>
          <w:rFonts w:asciiTheme="minorBidi" w:hAnsiTheme="minorBidi"/>
          <w:sz w:val="24"/>
          <w:szCs w:val="24"/>
          <w:rtl/>
        </w:rPr>
        <w:t>לכך שהמשקולות יהיו מוכלות</w:t>
      </w:r>
      <w:r>
        <w:rPr>
          <w:rFonts w:asciiTheme="minorBidi" w:hAnsiTheme="minorBidi" w:hint="cs"/>
          <w:sz w:val="24"/>
          <w:szCs w:val="24"/>
          <w:rtl/>
        </w:rPr>
        <w:t xml:space="preserve"> </w:t>
      </w:r>
      <w:r w:rsidRPr="000C63F0">
        <w:rPr>
          <w:rFonts w:asciiTheme="minorBidi" w:hAnsiTheme="minorBidi"/>
          <w:sz w:val="24"/>
          <w:szCs w:val="24"/>
          <w:rtl/>
        </w:rPr>
        <w:t xml:space="preserve">רק במרחב קטן ובכך </w:t>
      </w:r>
      <w:r>
        <w:rPr>
          <w:rFonts w:asciiTheme="minorBidi" w:hAnsiTheme="minorBidi" w:hint="cs"/>
          <w:sz w:val="24"/>
          <w:szCs w:val="24"/>
          <w:rtl/>
        </w:rPr>
        <w:t xml:space="preserve">ניתן </w:t>
      </w:r>
      <w:r w:rsidRPr="000C63F0">
        <w:rPr>
          <w:rFonts w:asciiTheme="minorBidi" w:hAnsiTheme="minorBidi"/>
          <w:sz w:val="24"/>
          <w:szCs w:val="24"/>
          <w:rtl/>
        </w:rPr>
        <w:t xml:space="preserve">לשמור את </w:t>
      </w:r>
      <w:r w:rsidRPr="000C63F0">
        <w:rPr>
          <w:rFonts w:asciiTheme="minorBidi" w:hAnsiTheme="minorBidi"/>
          <w:sz w:val="24"/>
          <w:szCs w:val="24"/>
        </w:rPr>
        <w:t>f</w:t>
      </w:r>
      <w:r w:rsidRPr="000C63F0">
        <w:rPr>
          <w:rFonts w:asciiTheme="minorBidi" w:hAnsiTheme="minorBidi"/>
          <w:sz w:val="24"/>
          <w:szCs w:val="24"/>
          <w:rtl/>
        </w:rPr>
        <w:t xml:space="preserve"> להיות  1-</w:t>
      </w:r>
      <w:r w:rsidRPr="000C63F0">
        <w:rPr>
          <w:rFonts w:asciiTheme="minorBidi" w:hAnsiTheme="minorBidi"/>
          <w:sz w:val="24"/>
          <w:szCs w:val="24"/>
        </w:rPr>
        <w:t>Lipschitz</w:t>
      </w:r>
      <w:r w:rsidRPr="000C63F0">
        <w:rPr>
          <w:rFonts w:asciiTheme="minorBidi" w:hAnsiTheme="minorBidi"/>
          <w:sz w:val="24"/>
          <w:szCs w:val="24"/>
          <w:rtl/>
        </w:rPr>
        <w:t xml:space="preserve"> . המאמר </w:t>
      </w:r>
      <w:r>
        <w:rPr>
          <w:rFonts w:asciiTheme="minorBidi" w:hAnsiTheme="minorBidi" w:hint="cs"/>
          <w:sz w:val="24"/>
          <w:szCs w:val="24"/>
          <w:rtl/>
        </w:rPr>
        <w:t>מציין</w:t>
      </w:r>
      <w:r w:rsidRPr="000C63F0">
        <w:rPr>
          <w:rFonts w:asciiTheme="minorBidi" w:hAnsiTheme="minorBidi"/>
          <w:sz w:val="24"/>
          <w:szCs w:val="24"/>
          <w:rtl/>
        </w:rPr>
        <w:t xml:space="preserve"> ששיטה זו של תחימת המשקולות בעייתית מכיוון שקשה להגדיר מה התחום הנכון כפי ש</w:t>
      </w:r>
      <w:r>
        <w:rPr>
          <w:rFonts w:asciiTheme="minorBidi" w:hAnsiTheme="minorBidi" w:hint="cs"/>
          <w:sz w:val="24"/>
          <w:szCs w:val="24"/>
          <w:rtl/>
        </w:rPr>
        <w:t>נסביר בהמשך בעבודה זו</w:t>
      </w:r>
      <w:r w:rsidR="009337BB">
        <w:rPr>
          <w:rFonts w:asciiTheme="minorBidi" w:hAnsiTheme="minorBidi" w:hint="cs"/>
          <w:sz w:val="24"/>
          <w:szCs w:val="24"/>
          <w:rtl/>
        </w:rPr>
        <w:t>.</w:t>
      </w:r>
    </w:p>
    <w:p w14:paraId="0CF75ADF" w14:textId="5128EE1D" w:rsidR="00F53510" w:rsidRDefault="00D92889" w:rsidP="009337BB">
      <w:pPr>
        <w:bidi/>
        <w:spacing w:line="360" w:lineRule="auto"/>
        <w:jc w:val="both"/>
        <w:rPr>
          <w:rFonts w:asciiTheme="minorBidi" w:hAnsiTheme="minorBidi"/>
          <w:sz w:val="24"/>
          <w:szCs w:val="24"/>
        </w:rPr>
      </w:pPr>
      <w:r>
        <w:rPr>
          <w:rFonts w:asciiTheme="minorBidi" w:hAnsiTheme="minorBidi" w:hint="cs"/>
          <w:sz w:val="24"/>
          <w:szCs w:val="24"/>
          <w:rtl/>
        </w:rPr>
        <w:t>הקוד עבור אריכטוקטורה זו כתוב ב</w:t>
      </w:r>
      <w:r w:rsidR="00F53510" w:rsidRPr="0067096A">
        <w:rPr>
          <w:rFonts w:asciiTheme="minorBidi" w:hAnsiTheme="minorBidi" w:hint="cs"/>
          <w:sz w:val="24"/>
          <w:szCs w:val="24"/>
          <w:rtl/>
        </w:rPr>
        <w:t xml:space="preserve">מחלקה </w:t>
      </w:r>
      <w:r>
        <w:rPr>
          <w:rFonts w:asciiTheme="minorBidi" w:hAnsiTheme="minorBidi" w:hint="cs"/>
          <w:sz w:val="24"/>
          <w:szCs w:val="24"/>
        </w:rPr>
        <w:t>S</w:t>
      </w:r>
      <w:r>
        <w:rPr>
          <w:rFonts w:asciiTheme="minorBidi" w:hAnsiTheme="minorBidi"/>
          <w:sz w:val="24"/>
          <w:szCs w:val="24"/>
          <w:lang w:val="en-US"/>
        </w:rPr>
        <w:t>rWgan</w:t>
      </w:r>
      <w:r w:rsidR="00F53510" w:rsidRPr="0067096A">
        <w:rPr>
          <w:rFonts w:asciiTheme="minorBidi" w:hAnsiTheme="minorBidi" w:hint="cs"/>
          <w:sz w:val="24"/>
          <w:szCs w:val="24"/>
          <w:rtl/>
        </w:rPr>
        <w:t xml:space="preserve"> </w:t>
      </w:r>
      <w:r w:rsidR="0031050B">
        <w:rPr>
          <w:rFonts w:asciiTheme="minorBidi" w:hAnsiTheme="minorBidi" w:hint="cs"/>
          <w:sz w:val="24"/>
          <w:szCs w:val="24"/>
          <w:rtl/>
        </w:rPr>
        <w:t xml:space="preserve">,השינוי </w:t>
      </w:r>
      <w:r w:rsidR="0067096A" w:rsidRPr="0067096A">
        <w:rPr>
          <w:rFonts w:asciiTheme="minorBidi" w:hAnsiTheme="minorBidi" w:hint="cs"/>
          <w:sz w:val="24"/>
          <w:szCs w:val="24"/>
          <w:rtl/>
        </w:rPr>
        <w:t xml:space="preserve">אשר בוצע ביחס למחלקת </w:t>
      </w:r>
      <w:r>
        <w:rPr>
          <w:rFonts w:asciiTheme="minorBidi" w:hAnsiTheme="minorBidi"/>
          <w:sz w:val="24"/>
          <w:szCs w:val="24"/>
          <w:lang w:val="en-US"/>
        </w:rPr>
        <w:t>SrGan</w:t>
      </w:r>
      <w:r>
        <w:rPr>
          <w:rFonts w:asciiTheme="minorBidi" w:hAnsiTheme="minorBidi" w:hint="cs"/>
          <w:sz w:val="24"/>
          <w:szCs w:val="24"/>
          <w:rtl/>
          <w:lang w:val="en-US"/>
        </w:rPr>
        <w:t xml:space="preserve">  </w:t>
      </w:r>
      <w:r w:rsidR="0067096A" w:rsidRPr="0067096A">
        <w:rPr>
          <w:rFonts w:asciiTheme="minorBidi" w:hAnsiTheme="minorBidi" w:hint="cs"/>
          <w:sz w:val="24"/>
          <w:szCs w:val="24"/>
          <w:rtl/>
        </w:rPr>
        <w:t>הוא בשיוני פונקציית האימון לדסקרימנטור</w:t>
      </w:r>
      <w:r w:rsidR="00E44906">
        <w:rPr>
          <w:rFonts w:asciiTheme="minorBidi" w:hAnsiTheme="minorBidi" w:hint="cs"/>
          <w:sz w:val="24"/>
          <w:szCs w:val="24"/>
          <w:rtl/>
        </w:rPr>
        <w:t xml:space="preserve"> ולגנרטור</w:t>
      </w:r>
      <w:r w:rsidR="00DB3952">
        <w:rPr>
          <w:rFonts w:asciiTheme="minorBidi" w:hAnsiTheme="minorBidi" w:hint="cs"/>
          <w:sz w:val="24"/>
          <w:szCs w:val="24"/>
          <w:rtl/>
        </w:rPr>
        <w:t xml:space="preserve"> אשר</w:t>
      </w:r>
      <w:r w:rsidR="0031050B">
        <w:rPr>
          <w:rFonts w:asciiTheme="minorBidi" w:hAnsiTheme="minorBidi" w:hint="cs"/>
          <w:sz w:val="24"/>
          <w:szCs w:val="24"/>
          <w:rtl/>
        </w:rPr>
        <w:t xml:space="preserve"> ייגרמו לדסקרימנטור</w:t>
      </w:r>
      <w:r w:rsidR="00DB3952">
        <w:rPr>
          <w:rFonts w:asciiTheme="minorBidi" w:hAnsiTheme="minorBidi" w:hint="cs"/>
          <w:sz w:val="24"/>
          <w:szCs w:val="24"/>
          <w:rtl/>
        </w:rPr>
        <w:t xml:space="preserve"> </w:t>
      </w:r>
      <w:r w:rsidR="0031050B">
        <w:rPr>
          <w:rFonts w:asciiTheme="minorBidi" w:hAnsiTheme="minorBidi" w:hint="cs"/>
          <w:sz w:val="24"/>
          <w:szCs w:val="24"/>
          <w:rtl/>
        </w:rPr>
        <w:t>ל</w:t>
      </w:r>
      <w:r w:rsidR="00DB3952">
        <w:rPr>
          <w:rFonts w:asciiTheme="minorBidi" w:hAnsiTheme="minorBidi" w:hint="cs"/>
          <w:sz w:val="24"/>
          <w:szCs w:val="24"/>
          <w:rtl/>
        </w:rPr>
        <w:t xml:space="preserve">חשב את מרחק </w:t>
      </w:r>
      <w:r w:rsidR="00DB3952">
        <w:rPr>
          <w:rFonts w:asciiTheme="minorBidi" w:hAnsiTheme="minorBidi" w:hint="cs"/>
          <w:sz w:val="24"/>
          <w:szCs w:val="24"/>
          <w:rtl/>
        </w:rPr>
        <w:lastRenderedPageBreak/>
        <w:t>ווסרשטיין,</w:t>
      </w:r>
      <w:r w:rsidR="0067096A" w:rsidRPr="0067096A">
        <w:rPr>
          <w:rFonts w:asciiTheme="minorBidi" w:hAnsiTheme="minorBidi" w:hint="cs"/>
          <w:sz w:val="24"/>
          <w:szCs w:val="24"/>
          <w:rtl/>
        </w:rPr>
        <w:t xml:space="preserve"> </w:t>
      </w:r>
      <w:r w:rsidR="00DB3952">
        <w:rPr>
          <w:rFonts w:asciiTheme="minorBidi" w:hAnsiTheme="minorBidi" w:hint="cs"/>
          <w:sz w:val="24"/>
          <w:szCs w:val="24"/>
          <w:rtl/>
        </w:rPr>
        <w:t xml:space="preserve"> בנוסף</w:t>
      </w:r>
      <w:r w:rsidR="0067096A" w:rsidRPr="0067096A">
        <w:rPr>
          <w:rFonts w:asciiTheme="minorBidi" w:hAnsiTheme="minorBidi" w:hint="cs"/>
          <w:sz w:val="24"/>
          <w:szCs w:val="24"/>
          <w:rtl/>
        </w:rPr>
        <w:t xml:space="preserve"> לאחר כל צעד</w:t>
      </w:r>
      <w:r w:rsidR="00DB3952">
        <w:rPr>
          <w:rFonts w:asciiTheme="minorBidi" w:hAnsiTheme="minorBidi" w:hint="cs"/>
          <w:sz w:val="24"/>
          <w:szCs w:val="24"/>
          <w:rtl/>
        </w:rPr>
        <w:t xml:space="preserve"> לשמירה תנאי ליפשיטץ אני מבצע</w:t>
      </w:r>
      <w:r w:rsidR="0067096A" w:rsidRPr="0067096A">
        <w:rPr>
          <w:rFonts w:asciiTheme="minorBidi" w:hAnsiTheme="minorBidi" w:hint="cs"/>
          <w:sz w:val="24"/>
          <w:szCs w:val="24"/>
          <w:rtl/>
        </w:rPr>
        <w:t xml:space="preserve"> את התחימה למשקולות עבור כל השכבות</w:t>
      </w:r>
      <w:r w:rsidR="009337BB">
        <w:rPr>
          <w:rFonts w:asciiTheme="minorBidi" w:hAnsiTheme="minorBidi" w:hint="cs"/>
          <w:sz w:val="24"/>
          <w:szCs w:val="24"/>
          <w:rtl/>
        </w:rPr>
        <w:t xml:space="preserve">, השתמשתי בערכי תחימת משקולות כפי </w:t>
      </w:r>
      <w:r w:rsidR="00E67A38">
        <w:rPr>
          <w:rFonts w:asciiTheme="minorBidi" w:hAnsiTheme="minorBidi" w:hint="cs"/>
          <w:sz w:val="24"/>
          <w:szCs w:val="24"/>
          <w:rtl/>
        </w:rPr>
        <w:t>שהוצע ב</w:t>
      </w:r>
      <w:r w:rsidR="009337BB">
        <w:rPr>
          <w:rFonts w:asciiTheme="minorBidi" w:hAnsiTheme="minorBidi" w:hint="cs"/>
          <w:sz w:val="24"/>
          <w:szCs w:val="24"/>
          <w:rtl/>
        </w:rPr>
        <w:t xml:space="preserve">מאמר [6] </w:t>
      </w:r>
      <w:r w:rsidR="00E44906">
        <w:rPr>
          <w:rFonts w:asciiTheme="minorBidi" w:hAnsiTheme="minorBidi" w:hint="cs"/>
          <w:sz w:val="24"/>
          <w:szCs w:val="24"/>
          <w:rtl/>
        </w:rPr>
        <w:t xml:space="preserve"> הערכים הם</w:t>
      </w:r>
      <w:r w:rsidR="009337BB">
        <w:rPr>
          <w:rFonts w:asciiTheme="minorBidi" w:hAnsiTheme="minorBidi" w:hint="cs"/>
          <w:sz w:val="24"/>
          <w:szCs w:val="24"/>
          <w:rtl/>
        </w:rPr>
        <w:t xml:space="preserve"> </w:t>
      </w:r>
      <w:r w:rsidR="009337BB" w:rsidRPr="000C63F0">
        <w:rPr>
          <w:rFonts w:asciiTheme="minorBidi" w:hAnsiTheme="minorBidi"/>
          <w:sz w:val="24"/>
          <w:szCs w:val="24"/>
          <w:rtl/>
        </w:rPr>
        <w:t>[0.01,0.01-</w:t>
      </w:r>
      <w:r w:rsidR="009337BB" w:rsidRPr="000C63F0">
        <w:rPr>
          <w:rFonts w:asciiTheme="minorBidi" w:hAnsiTheme="minorBidi"/>
          <w:sz w:val="24"/>
          <w:szCs w:val="24"/>
        </w:rPr>
        <w:t>[</w:t>
      </w:r>
      <w:r w:rsidR="009337BB">
        <w:rPr>
          <w:rFonts w:asciiTheme="minorBidi" w:hAnsiTheme="minorBidi" w:hint="cs"/>
          <w:sz w:val="24"/>
          <w:szCs w:val="24"/>
          <w:rtl/>
        </w:rPr>
        <w:t>.</w:t>
      </w:r>
    </w:p>
    <w:p w14:paraId="01578266" w14:textId="4B66BF8C" w:rsidR="008E2B9E" w:rsidRPr="00D92889" w:rsidRDefault="00F456AA" w:rsidP="00D92889">
      <w:pPr>
        <w:bidi/>
        <w:rPr>
          <w:rFonts w:asciiTheme="minorBidi" w:hAnsiTheme="minorBidi"/>
          <w:sz w:val="24"/>
          <w:szCs w:val="24"/>
        </w:rPr>
      </w:pPr>
      <w:r w:rsidRPr="00660BB0">
        <w:rPr>
          <w:rFonts w:asciiTheme="minorBidi" w:hAnsiTheme="minorBidi" w:hint="cs"/>
          <w:sz w:val="24"/>
          <w:szCs w:val="24"/>
          <w:rtl/>
        </w:rPr>
        <w:t xml:space="preserve">בגרפים למטה </w:t>
      </w:r>
      <w:r w:rsidR="00D92889">
        <w:rPr>
          <w:rFonts w:asciiTheme="minorBidi" w:hAnsiTheme="minorBidi" w:hint="cs"/>
          <w:sz w:val="24"/>
          <w:szCs w:val="24"/>
          <w:rtl/>
        </w:rPr>
        <w:t xml:space="preserve">מוצגים </w:t>
      </w:r>
      <w:r w:rsidRPr="00660BB0">
        <w:rPr>
          <w:rFonts w:asciiTheme="minorBidi" w:hAnsiTheme="minorBidi" w:hint="cs"/>
          <w:sz w:val="24"/>
          <w:szCs w:val="24"/>
          <w:rtl/>
        </w:rPr>
        <w:t xml:space="preserve">ההבדלים בין תוצרי האריכטקטורת כאשר ארכיטקטורת </w:t>
      </w:r>
      <w:r w:rsidRPr="00660BB0">
        <w:rPr>
          <w:rFonts w:asciiTheme="minorBidi" w:hAnsiTheme="minorBidi"/>
          <w:sz w:val="24"/>
          <w:szCs w:val="24"/>
        </w:rPr>
        <w:t>SrGan</w:t>
      </w:r>
      <w:r w:rsidRPr="00660BB0">
        <w:rPr>
          <w:rFonts w:asciiTheme="minorBidi" w:hAnsiTheme="minorBidi" w:hint="cs"/>
          <w:sz w:val="24"/>
          <w:szCs w:val="24"/>
          <w:rtl/>
        </w:rPr>
        <w:t xml:space="preserve"> המקורית מוצגת בשחור והארכיטקטורה אשר עובדת עם פונקציית הפסד ווסרשטיין</w:t>
      </w:r>
      <w:r w:rsidR="00D92889">
        <w:rPr>
          <w:rFonts w:asciiTheme="minorBidi" w:hAnsiTheme="minorBidi" w:hint="cs"/>
          <w:sz w:val="24"/>
          <w:szCs w:val="24"/>
          <w:rtl/>
        </w:rPr>
        <w:t xml:space="preserve"> </w:t>
      </w:r>
      <w:r w:rsidR="00D92889">
        <w:rPr>
          <w:rFonts w:asciiTheme="minorBidi" w:hAnsiTheme="minorBidi"/>
          <w:sz w:val="24"/>
          <w:szCs w:val="24"/>
          <w:lang w:val="en-US"/>
        </w:rPr>
        <w:t>SrWgan</w:t>
      </w:r>
      <w:r w:rsidR="00D92889">
        <w:rPr>
          <w:rFonts w:asciiTheme="minorBidi" w:hAnsiTheme="minorBidi" w:hint="cs"/>
          <w:sz w:val="24"/>
          <w:szCs w:val="24"/>
          <w:rtl/>
          <w:lang w:val="en-US"/>
        </w:rPr>
        <w:t>,</w:t>
      </w:r>
      <w:r w:rsidRPr="00660BB0">
        <w:rPr>
          <w:rFonts w:asciiTheme="minorBidi" w:hAnsiTheme="minorBidi" w:hint="cs"/>
          <w:sz w:val="24"/>
          <w:szCs w:val="24"/>
          <w:rtl/>
        </w:rPr>
        <w:t xml:space="preserve"> מוצגת בתכלת. ניתן לראות כי בכל המדדים לאיכות תמונה הארכיטקטורה המשתמשת בווסרשטיין עדיפה, בנוסף </w:t>
      </w:r>
      <w:r w:rsidR="00D92889">
        <w:rPr>
          <w:rFonts w:asciiTheme="minorBidi" w:hAnsiTheme="minorBidi" w:hint="cs"/>
          <w:sz w:val="24"/>
          <w:szCs w:val="24"/>
          <w:rtl/>
        </w:rPr>
        <w:t xml:space="preserve">ניתן </w:t>
      </w:r>
      <w:r w:rsidRPr="00660BB0">
        <w:rPr>
          <w:rFonts w:asciiTheme="minorBidi" w:hAnsiTheme="minorBidi" w:hint="cs"/>
          <w:sz w:val="24"/>
          <w:szCs w:val="24"/>
          <w:rtl/>
        </w:rPr>
        <w:t xml:space="preserve">לראות כי האימון יציב ביחס לארכיטקטורת </w:t>
      </w:r>
      <w:r w:rsidRPr="00660BB0">
        <w:rPr>
          <w:rFonts w:asciiTheme="minorBidi" w:hAnsiTheme="minorBidi" w:hint="cs"/>
          <w:sz w:val="24"/>
          <w:szCs w:val="24"/>
        </w:rPr>
        <w:t>S</w:t>
      </w:r>
      <w:r w:rsidRPr="00660BB0">
        <w:rPr>
          <w:rFonts w:asciiTheme="minorBidi" w:hAnsiTheme="minorBidi"/>
          <w:sz w:val="24"/>
          <w:szCs w:val="24"/>
        </w:rPr>
        <w:t>rGan</w:t>
      </w:r>
      <w:r w:rsidRPr="00660BB0">
        <w:rPr>
          <w:rFonts w:asciiTheme="minorBidi" w:hAnsiTheme="minorBidi" w:hint="cs"/>
          <w:sz w:val="24"/>
          <w:szCs w:val="24"/>
          <w:rtl/>
        </w:rPr>
        <w:t xml:space="preserve"> המקורית מכייון שהמדדים משתנים בצורה פחותה, בייחוד </w:t>
      </w:r>
      <w:r w:rsidRPr="00660BB0">
        <w:rPr>
          <w:rFonts w:asciiTheme="minorBidi" w:hAnsiTheme="minorBidi" w:hint="cs"/>
          <w:sz w:val="24"/>
          <w:szCs w:val="24"/>
        </w:rPr>
        <w:t>FID</w:t>
      </w:r>
      <w:r w:rsidRPr="00660BB0">
        <w:rPr>
          <w:rFonts w:asciiTheme="minorBidi" w:hAnsiTheme="minorBidi" w:hint="cs"/>
          <w:sz w:val="24"/>
          <w:szCs w:val="24"/>
          <w:rtl/>
        </w:rPr>
        <w:t xml:space="preserve"> ו </w:t>
      </w:r>
      <w:r w:rsidRPr="00660BB0">
        <w:rPr>
          <w:rFonts w:asciiTheme="minorBidi" w:hAnsiTheme="minorBidi" w:hint="cs"/>
          <w:sz w:val="24"/>
          <w:szCs w:val="24"/>
        </w:rPr>
        <w:t>SSIM</w:t>
      </w:r>
      <w:r w:rsidRPr="00660BB0">
        <w:rPr>
          <w:rFonts w:asciiTheme="minorBidi" w:hAnsiTheme="minorBidi" w:hint="cs"/>
          <w:sz w:val="24"/>
          <w:szCs w:val="24"/>
          <w:rtl/>
        </w:rPr>
        <w:t xml:space="preserve"> אשר כמעט ולא משתנים.</w:t>
      </w:r>
      <w:r w:rsidR="00784621" w:rsidRPr="00784621">
        <w:rPr>
          <w:noProof/>
        </w:rPr>
        <w:t xml:space="preserve">  </w:t>
      </w:r>
    </w:p>
    <w:tbl>
      <w:tblPr>
        <w:tblStyle w:val="TableGrid"/>
        <w:bidiVisual/>
        <w:tblW w:w="0" w:type="auto"/>
        <w:tblLook w:val="04A0" w:firstRow="1" w:lastRow="0" w:firstColumn="1" w:lastColumn="0" w:noHBand="0" w:noVBand="1"/>
      </w:tblPr>
      <w:tblGrid>
        <w:gridCol w:w="3080"/>
        <w:gridCol w:w="3108"/>
        <w:gridCol w:w="3054"/>
      </w:tblGrid>
      <w:tr w:rsidR="00660BB0" w14:paraId="7F16CCF6" w14:textId="77777777" w:rsidTr="000A2287">
        <w:tc>
          <w:tcPr>
            <w:tcW w:w="9242" w:type="dxa"/>
            <w:gridSpan w:val="3"/>
          </w:tcPr>
          <w:p w14:paraId="4CC00F46" w14:textId="20AEA5B4" w:rsidR="00660BB0" w:rsidRDefault="00D92889" w:rsidP="000A2287">
            <w:pPr>
              <w:bidi/>
              <w:jc w:val="center"/>
              <w:rPr>
                <w:rtl/>
              </w:rPr>
            </w:pPr>
            <w:r>
              <w:rPr>
                <w:noProof/>
              </w:rPr>
              <w:drawing>
                <wp:inline distT="0" distB="0" distL="0" distR="0" wp14:anchorId="6717A548" wp14:editId="1D674641">
                  <wp:extent cx="1706963" cy="534848"/>
                  <wp:effectExtent l="0" t="0" r="0" b="0"/>
                  <wp:docPr id="41711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16464" name=""/>
                          <pic:cNvPicPr/>
                        </pic:nvPicPr>
                        <pic:blipFill>
                          <a:blip r:embed="rId42"/>
                          <a:stretch>
                            <a:fillRect/>
                          </a:stretch>
                        </pic:blipFill>
                        <pic:spPr>
                          <a:xfrm>
                            <a:off x="0" y="0"/>
                            <a:ext cx="1715950" cy="537664"/>
                          </a:xfrm>
                          <a:prstGeom prst="rect">
                            <a:avLst/>
                          </a:prstGeom>
                        </pic:spPr>
                      </pic:pic>
                    </a:graphicData>
                  </a:graphic>
                </wp:inline>
              </w:drawing>
            </w:r>
          </w:p>
        </w:tc>
      </w:tr>
      <w:tr w:rsidR="005275C1" w14:paraId="3B9C5118" w14:textId="77777777" w:rsidTr="000A2287">
        <w:tc>
          <w:tcPr>
            <w:tcW w:w="3413" w:type="dxa"/>
          </w:tcPr>
          <w:p w14:paraId="28C20616" w14:textId="0CBC4465" w:rsidR="00660BB0" w:rsidRDefault="005275C1" w:rsidP="000A2287">
            <w:pPr>
              <w:bidi/>
              <w:rPr>
                <w:rtl/>
              </w:rPr>
            </w:pPr>
            <w:r>
              <w:rPr>
                <w:noProof/>
              </w:rPr>
              <w:drawing>
                <wp:inline distT="0" distB="0" distL="0" distR="0" wp14:anchorId="2D987DCE" wp14:editId="44C951D6">
                  <wp:extent cx="1814374" cy="1568275"/>
                  <wp:effectExtent l="0" t="0" r="0" b="0"/>
                  <wp:docPr id="200148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82038" name=""/>
                          <pic:cNvPicPr/>
                        </pic:nvPicPr>
                        <pic:blipFill>
                          <a:blip r:embed="rId43"/>
                          <a:stretch>
                            <a:fillRect/>
                          </a:stretch>
                        </pic:blipFill>
                        <pic:spPr>
                          <a:xfrm>
                            <a:off x="0" y="0"/>
                            <a:ext cx="1824935" cy="1577404"/>
                          </a:xfrm>
                          <a:prstGeom prst="rect">
                            <a:avLst/>
                          </a:prstGeom>
                        </pic:spPr>
                      </pic:pic>
                    </a:graphicData>
                  </a:graphic>
                </wp:inline>
              </w:drawing>
            </w:r>
          </w:p>
        </w:tc>
        <w:tc>
          <w:tcPr>
            <w:tcW w:w="3465" w:type="dxa"/>
          </w:tcPr>
          <w:p w14:paraId="36703244" w14:textId="78F1F13B" w:rsidR="00660BB0" w:rsidRDefault="005275C1" w:rsidP="000A2287">
            <w:pPr>
              <w:bidi/>
            </w:pPr>
            <w:r>
              <w:rPr>
                <w:noProof/>
              </w:rPr>
              <w:drawing>
                <wp:inline distT="0" distB="0" distL="0" distR="0" wp14:anchorId="74C0526D" wp14:editId="29A819AE">
                  <wp:extent cx="1831535" cy="1567754"/>
                  <wp:effectExtent l="0" t="0" r="0" b="0"/>
                  <wp:docPr id="95279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90007" name=""/>
                          <pic:cNvPicPr/>
                        </pic:nvPicPr>
                        <pic:blipFill>
                          <a:blip r:embed="rId44"/>
                          <a:stretch>
                            <a:fillRect/>
                          </a:stretch>
                        </pic:blipFill>
                        <pic:spPr>
                          <a:xfrm>
                            <a:off x="0" y="0"/>
                            <a:ext cx="1857358" cy="1589858"/>
                          </a:xfrm>
                          <a:prstGeom prst="rect">
                            <a:avLst/>
                          </a:prstGeom>
                        </pic:spPr>
                      </pic:pic>
                    </a:graphicData>
                  </a:graphic>
                </wp:inline>
              </w:drawing>
            </w:r>
          </w:p>
        </w:tc>
        <w:tc>
          <w:tcPr>
            <w:tcW w:w="2364" w:type="dxa"/>
          </w:tcPr>
          <w:p w14:paraId="09451DFE" w14:textId="769EFFE9" w:rsidR="00660BB0" w:rsidRDefault="005275C1" w:rsidP="000A2287">
            <w:pPr>
              <w:bidi/>
              <w:rPr>
                <w:rtl/>
              </w:rPr>
            </w:pPr>
            <w:r>
              <w:rPr>
                <w:noProof/>
              </w:rPr>
              <w:drawing>
                <wp:inline distT="0" distB="0" distL="0" distR="0" wp14:anchorId="4CCC9198" wp14:editId="43E574FB">
                  <wp:extent cx="1802737" cy="1567180"/>
                  <wp:effectExtent l="0" t="0" r="0" b="0"/>
                  <wp:docPr id="18630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07839" name=""/>
                          <pic:cNvPicPr/>
                        </pic:nvPicPr>
                        <pic:blipFill>
                          <a:blip r:embed="rId45"/>
                          <a:stretch>
                            <a:fillRect/>
                          </a:stretch>
                        </pic:blipFill>
                        <pic:spPr>
                          <a:xfrm>
                            <a:off x="0" y="0"/>
                            <a:ext cx="1829857" cy="1590756"/>
                          </a:xfrm>
                          <a:prstGeom prst="rect">
                            <a:avLst/>
                          </a:prstGeom>
                        </pic:spPr>
                      </pic:pic>
                    </a:graphicData>
                  </a:graphic>
                </wp:inline>
              </w:drawing>
            </w:r>
          </w:p>
        </w:tc>
      </w:tr>
    </w:tbl>
    <w:p w14:paraId="1DB365C6" w14:textId="27A9AEBC" w:rsidR="00D92889" w:rsidRPr="00660BB0" w:rsidRDefault="00D92889" w:rsidP="00D92889">
      <w:pPr>
        <w:bidi/>
        <w:spacing w:line="360" w:lineRule="auto"/>
        <w:jc w:val="both"/>
        <w:rPr>
          <w:rFonts w:asciiTheme="minorBidi" w:hAnsiTheme="minorBidi"/>
          <w:sz w:val="20"/>
          <w:szCs w:val="20"/>
        </w:rPr>
      </w:pPr>
      <w:r w:rsidRPr="006F61B7">
        <w:rPr>
          <w:rFonts w:asciiTheme="minorBidi" w:hAnsiTheme="minorBidi" w:hint="cs"/>
          <w:sz w:val="20"/>
          <w:szCs w:val="20"/>
          <w:rtl/>
        </w:rPr>
        <w:t xml:space="preserve">גרפים </w:t>
      </w:r>
      <w:r>
        <w:rPr>
          <w:rFonts w:asciiTheme="minorBidi" w:hAnsiTheme="minorBidi" w:hint="cs"/>
          <w:sz w:val="20"/>
          <w:szCs w:val="20"/>
          <w:rtl/>
        </w:rPr>
        <w:t>ה</w:t>
      </w:r>
      <w:r w:rsidRPr="006F61B7">
        <w:rPr>
          <w:rFonts w:asciiTheme="minorBidi" w:hAnsiTheme="minorBidi" w:hint="cs"/>
          <w:sz w:val="20"/>
          <w:szCs w:val="20"/>
          <w:rtl/>
        </w:rPr>
        <w:t xml:space="preserve">מציגים את מדדי איכות תוצרי הרשת כפונקציה של התקמדות האימון עבור ארכיטקטורת </w:t>
      </w:r>
      <w:r w:rsidRPr="006F61B7">
        <w:rPr>
          <w:rFonts w:asciiTheme="minorBidi" w:hAnsiTheme="minorBidi"/>
          <w:sz w:val="20"/>
          <w:szCs w:val="20"/>
        </w:rPr>
        <w:t>SrWgan</w:t>
      </w:r>
      <w:r>
        <w:rPr>
          <w:rFonts w:asciiTheme="minorBidi" w:hAnsiTheme="minorBidi"/>
          <w:sz w:val="20"/>
          <w:szCs w:val="20"/>
          <w:lang w:val="en-US"/>
        </w:rPr>
        <w:t xml:space="preserve"> </w:t>
      </w:r>
      <w:r>
        <w:rPr>
          <w:rFonts w:asciiTheme="minorBidi" w:hAnsiTheme="minorBidi" w:hint="cs"/>
          <w:sz w:val="20"/>
          <w:szCs w:val="20"/>
          <w:rtl/>
          <w:lang w:val="en-US"/>
        </w:rPr>
        <w:t xml:space="preserve"> בתכלת</w:t>
      </w:r>
      <w:r w:rsidRPr="006F61B7">
        <w:rPr>
          <w:rFonts w:asciiTheme="minorBidi" w:hAnsiTheme="minorBidi" w:hint="cs"/>
          <w:sz w:val="20"/>
          <w:szCs w:val="20"/>
          <w:rtl/>
        </w:rPr>
        <w:t xml:space="preserve"> ואריכטקטורת </w:t>
      </w:r>
      <w:r w:rsidRPr="006F61B7">
        <w:rPr>
          <w:rFonts w:asciiTheme="minorBidi" w:hAnsiTheme="minorBidi"/>
          <w:sz w:val="20"/>
          <w:szCs w:val="20"/>
        </w:rPr>
        <w:t>Sr</w:t>
      </w:r>
      <w:r>
        <w:rPr>
          <w:rFonts w:asciiTheme="minorBidi" w:hAnsiTheme="minorBidi"/>
          <w:sz w:val="20"/>
          <w:szCs w:val="20"/>
          <w:lang w:val="en-US"/>
        </w:rPr>
        <w:t>Gan</w:t>
      </w:r>
      <w:r>
        <w:rPr>
          <w:rFonts w:asciiTheme="minorBidi" w:hAnsiTheme="minorBidi" w:hint="cs"/>
          <w:sz w:val="20"/>
          <w:szCs w:val="20"/>
          <w:rtl/>
          <w:lang w:val="en-US"/>
        </w:rPr>
        <w:t xml:space="preserve"> בשחור</w:t>
      </w:r>
      <w:r w:rsidRPr="006F61B7">
        <w:rPr>
          <w:rFonts w:asciiTheme="minorBidi" w:hAnsiTheme="minorBidi" w:hint="cs"/>
          <w:sz w:val="20"/>
          <w:szCs w:val="20"/>
          <w:rtl/>
        </w:rPr>
        <w:t xml:space="preserve">. משמאל לימין, </w:t>
      </w:r>
      <w:r w:rsidRPr="006F61B7">
        <w:rPr>
          <w:rFonts w:asciiTheme="minorBidi" w:hAnsiTheme="minorBidi" w:hint="cs"/>
          <w:sz w:val="20"/>
          <w:szCs w:val="20"/>
        </w:rPr>
        <w:t>PSNR</w:t>
      </w:r>
      <w:r w:rsidRPr="006F61B7">
        <w:rPr>
          <w:rFonts w:asciiTheme="minorBidi" w:hAnsiTheme="minorBidi" w:hint="cs"/>
          <w:sz w:val="20"/>
          <w:szCs w:val="20"/>
          <w:rtl/>
        </w:rPr>
        <w:t xml:space="preserve">, </w:t>
      </w:r>
      <w:r w:rsidRPr="006F61B7">
        <w:rPr>
          <w:rFonts w:asciiTheme="minorBidi" w:hAnsiTheme="minorBidi" w:hint="cs"/>
          <w:sz w:val="20"/>
          <w:szCs w:val="20"/>
        </w:rPr>
        <w:t>FID</w:t>
      </w:r>
      <w:r w:rsidRPr="006F61B7">
        <w:rPr>
          <w:rFonts w:asciiTheme="minorBidi" w:hAnsiTheme="minorBidi" w:hint="cs"/>
          <w:sz w:val="20"/>
          <w:szCs w:val="20"/>
          <w:rtl/>
        </w:rPr>
        <w:t xml:space="preserve">, </w:t>
      </w:r>
      <w:r w:rsidRPr="006F61B7">
        <w:rPr>
          <w:rFonts w:asciiTheme="minorBidi" w:hAnsiTheme="minorBidi" w:hint="cs"/>
          <w:sz w:val="20"/>
          <w:szCs w:val="20"/>
        </w:rPr>
        <w:t>SSIM</w:t>
      </w:r>
      <w:r w:rsidRPr="006F61B7">
        <w:rPr>
          <w:rFonts w:asciiTheme="minorBidi" w:hAnsiTheme="minorBidi" w:hint="cs"/>
          <w:sz w:val="20"/>
          <w:szCs w:val="20"/>
          <w:rtl/>
        </w:rPr>
        <w:t>.</w:t>
      </w:r>
    </w:p>
    <w:p w14:paraId="3C5786E1" w14:textId="77777777" w:rsidR="003600EF" w:rsidRPr="00D92889" w:rsidRDefault="003600EF" w:rsidP="006943D1">
      <w:pPr>
        <w:bidi/>
        <w:rPr>
          <w:rtl/>
        </w:rPr>
      </w:pPr>
    </w:p>
    <w:p w14:paraId="0F5D01D0" w14:textId="5D45983B" w:rsidR="006943D1" w:rsidRPr="00F456AA" w:rsidRDefault="003600EF" w:rsidP="003600EF">
      <w:pPr>
        <w:bidi/>
        <w:rPr>
          <w:noProof/>
          <w:rtl/>
          <w:lang w:val="en-US"/>
        </w:rPr>
      </w:pPr>
      <w:r>
        <w:rPr>
          <w:rFonts w:hint="cs"/>
          <w:noProof/>
          <w:rtl/>
          <w:lang w:val="en-US"/>
        </w:rPr>
        <w:t>בטבלה</w:t>
      </w:r>
      <w:r w:rsidR="00B3114A">
        <w:rPr>
          <w:rFonts w:hint="cs"/>
          <w:noProof/>
          <w:rtl/>
          <w:lang w:val="en-US"/>
        </w:rPr>
        <w:t xml:space="preserve"> למטה</w:t>
      </w:r>
      <w:r w:rsidR="00B639F5">
        <w:rPr>
          <w:rFonts w:hint="cs"/>
          <w:noProof/>
          <w:rtl/>
        </w:rPr>
        <w:t xml:space="preserve"> </w:t>
      </w:r>
      <w:r w:rsidR="00AA0BCE">
        <w:rPr>
          <w:rFonts w:hint="cs"/>
          <w:noProof/>
          <w:rtl/>
        </w:rPr>
        <w:t>מוצגים</w:t>
      </w:r>
      <w:r w:rsidR="00B639F5">
        <w:rPr>
          <w:rFonts w:hint="cs"/>
          <w:noProof/>
          <w:rtl/>
        </w:rPr>
        <w:t xml:space="preserve"> מספר תמונת אשר נלקחו מדגימת תוצרי הארכיטקטורה מזמנים 1.4 מליון צעדים בקפיצות של 100 אלף צעדים. התמנות מוצגות משמאל לימין, ככל שמספר הצעדים גדול כך התמונה ימנית יותר.</w:t>
      </w:r>
      <w:r w:rsidR="00F95B2A">
        <w:rPr>
          <w:rFonts w:hint="cs"/>
          <w:noProof/>
          <w:rtl/>
        </w:rPr>
        <w:t xml:space="preserve"> כל זוג שורות מציגות הדגמה באימון עבור תמונה מסויימת,</w:t>
      </w:r>
      <w:r w:rsidR="00B639F5">
        <w:rPr>
          <w:rFonts w:hint="cs"/>
          <w:noProof/>
          <w:rtl/>
        </w:rPr>
        <w:t xml:space="preserve"> בשורה העליונה ניתן לראות תוצרי רשת הגנרטור בארכיטקטורת </w:t>
      </w:r>
      <w:r w:rsidR="00B639F5">
        <w:rPr>
          <w:rFonts w:hint="cs"/>
          <w:noProof/>
        </w:rPr>
        <w:t>S</w:t>
      </w:r>
      <w:r w:rsidR="00B639F5">
        <w:rPr>
          <w:noProof/>
          <w:lang w:val="en-US"/>
        </w:rPr>
        <w:t>rGan</w:t>
      </w:r>
      <w:r w:rsidR="00F95B2A">
        <w:rPr>
          <w:rFonts w:hint="cs"/>
          <w:noProof/>
          <w:rtl/>
          <w:lang w:val="en-US"/>
        </w:rPr>
        <w:t>,</w:t>
      </w:r>
      <w:r w:rsidR="00B639F5">
        <w:rPr>
          <w:rFonts w:hint="cs"/>
          <w:noProof/>
          <w:rtl/>
          <w:lang w:val="en-US"/>
        </w:rPr>
        <w:t xml:space="preserve"> בשורה התחתונה ניתן לראות את תצורי רשת הגנרטור </w:t>
      </w:r>
      <w:r w:rsidR="00BE67D9">
        <w:rPr>
          <w:rFonts w:hint="cs"/>
          <w:noProof/>
          <w:rtl/>
          <w:lang w:val="en-US"/>
        </w:rPr>
        <w:t xml:space="preserve">עבור ארכיטקטורת </w:t>
      </w:r>
      <w:r w:rsidR="00BE67D9">
        <w:rPr>
          <w:rFonts w:hint="cs"/>
          <w:noProof/>
          <w:lang w:val="en-US"/>
        </w:rPr>
        <w:t>S</w:t>
      </w:r>
      <w:r w:rsidR="00BE67D9">
        <w:rPr>
          <w:noProof/>
          <w:lang w:val="en-US"/>
        </w:rPr>
        <w:t>rWGAN</w:t>
      </w:r>
      <w:r w:rsidR="00BE67D9">
        <w:rPr>
          <w:rFonts w:hint="cs"/>
          <w:noProof/>
          <w:rtl/>
          <w:lang w:val="en-US"/>
        </w:rPr>
        <w:t xml:space="preserve"> </w:t>
      </w:r>
      <w:r w:rsidR="00B639F5">
        <w:rPr>
          <w:rFonts w:hint="cs"/>
          <w:noProof/>
          <w:rtl/>
          <w:lang w:val="en-US"/>
        </w:rPr>
        <w:t xml:space="preserve">. ניתן לראות כי אכן המדדים </w:t>
      </w:r>
      <w:r w:rsidR="00F456AA">
        <w:rPr>
          <w:rFonts w:hint="cs"/>
          <w:noProof/>
          <w:rtl/>
          <w:lang w:val="en-US"/>
        </w:rPr>
        <w:t xml:space="preserve">לאיכות תמונה </w:t>
      </w:r>
      <w:r w:rsidR="00B639F5">
        <w:rPr>
          <w:rFonts w:hint="cs"/>
          <w:noProof/>
          <w:rtl/>
          <w:lang w:val="en-US"/>
        </w:rPr>
        <w:t xml:space="preserve">מייצגים את </w:t>
      </w:r>
      <w:r w:rsidR="00F456AA">
        <w:rPr>
          <w:rFonts w:hint="cs"/>
          <w:noProof/>
          <w:rtl/>
          <w:lang w:val="en-US"/>
        </w:rPr>
        <w:t xml:space="preserve">השינוי בתוצרי הארכיטקטורת. ככל שמתקדמים באימון </w:t>
      </w:r>
      <w:r w:rsidR="00F456AA">
        <w:rPr>
          <w:rFonts w:hint="cs"/>
          <w:noProof/>
          <w:lang w:val="en-US"/>
        </w:rPr>
        <w:t>S</w:t>
      </w:r>
      <w:r w:rsidR="00F456AA">
        <w:rPr>
          <w:noProof/>
          <w:lang w:val="en-US"/>
        </w:rPr>
        <w:t>rGan</w:t>
      </w:r>
      <w:r w:rsidR="00F456AA">
        <w:rPr>
          <w:rFonts w:hint="cs"/>
          <w:noProof/>
          <w:rtl/>
          <w:lang w:val="en-US"/>
        </w:rPr>
        <w:t xml:space="preserve"> בצורותו הרגילה, התוצרים מתרחקים מתמונות המקור, ונוצרים פגמים בתמונה. לעומת זאת בתוצרים של האריכטוקטורה </w:t>
      </w:r>
      <w:r w:rsidR="00BE67D9">
        <w:rPr>
          <w:rFonts w:hint="cs"/>
          <w:noProof/>
          <w:lang w:val="en-US"/>
        </w:rPr>
        <w:t>S</w:t>
      </w:r>
      <w:r w:rsidR="00BE67D9">
        <w:rPr>
          <w:noProof/>
          <w:lang w:val="en-US"/>
        </w:rPr>
        <w:t>rWGAN</w:t>
      </w:r>
      <w:r w:rsidR="00F456AA">
        <w:rPr>
          <w:rFonts w:hint="cs"/>
          <w:noProof/>
          <w:rtl/>
          <w:lang w:val="en-US"/>
        </w:rPr>
        <w:t xml:space="preserve">, נראה כי חל שיפור בייציבות האימון, </w:t>
      </w:r>
      <w:r w:rsidR="00A60E2E">
        <w:rPr>
          <w:rFonts w:hint="cs"/>
          <w:noProof/>
          <w:rtl/>
          <w:lang w:val="en-US"/>
        </w:rPr>
        <w:t>ונוצרים פחות פגמים</w:t>
      </w:r>
      <w:r w:rsidR="00F456AA">
        <w:rPr>
          <w:rFonts w:hint="cs"/>
          <w:noProof/>
          <w:rtl/>
          <w:lang w:val="en-US"/>
        </w:rPr>
        <w:t>.</w:t>
      </w:r>
    </w:p>
    <w:p w14:paraId="575C0ED3" w14:textId="77777777" w:rsidR="003600EF" w:rsidRDefault="003600EF" w:rsidP="003600EF">
      <w:pPr>
        <w:bidi/>
        <w:rPr>
          <w:rtl/>
          <w:lang w:val="en-US"/>
        </w:rPr>
      </w:pPr>
    </w:p>
    <w:tbl>
      <w:tblPr>
        <w:tblStyle w:val="TableGrid"/>
        <w:bidiVisual/>
        <w:tblW w:w="9419" w:type="dxa"/>
        <w:tblLook w:val="04A0" w:firstRow="1" w:lastRow="0" w:firstColumn="1" w:lastColumn="0" w:noHBand="0" w:noVBand="1"/>
      </w:tblPr>
      <w:tblGrid>
        <w:gridCol w:w="1656"/>
        <w:gridCol w:w="1656"/>
        <w:gridCol w:w="1656"/>
        <w:gridCol w:w="1656"/>
        <w:gridCol w:w="1656"/>
        <w:gridCol w:w="1185"/>
      </w:tblGrid>
      <w:tr w:rsidR="003600EF" w14:paraId="702254FC" w14:textId="26B569AC" w:rsidTr="003600EF">
        <w:tc>
          <w:tcPr>
            <w:tcW w:w="1616" w:type="dxa"/>
          </w:tcPr>
          <w:p w14:paraId="01B1A041" w14:textId="4B29CE1E" w:rsidR="003600EF" w:rsidRDefault="003600EF" w:rsidP="003600EF">
            <w:pPr>
              <w:bidi/>
              <w:jc w:val="center"/>
              <w:rPr>
                <w:rtl/>
              </w:rPr>
            </w:pPr>
            <w:r>
              <w:rPr>
                <w:rFonts w:hint="cs"/>
                <w:rtl/>
              </w:rPr>
              <w:t>1.8</w:t>
            </w:r>
          </w:p>
        </w:tc>
        <w:tc>
          <w:tcPr>
            <w:tcW w:w="1616" w:type="dxa"/>
          </w:tcPr>
          <w:p w14:paraId="165D8ACC" w14:textId="6C5A5C3E" w:rsidR="003600EF" w:rsidRDefault="003600EF" w:rsidP="003600EF">
            <w:pPr>
              <w:bidi/>
              <w:jc w:val="center"/>
              <w:rPr>
                <w:rtl/>
              </w:rPr>
            </w:pPr>
            <w:r>
              <w:rPr>
                <w:rFonts w:hint="cs"/>
                <w:rtl/>
              </w:rPr>
              <w:t>1.7</w:t>
            </w:r>
          </w:p>
        </w:tc>
        <w:tc>
          <w:tcPr>
            <w:tcW w:w="1617" w:type="dxa"/>
          </w:tcPr>
          <w:p w14:paraId="1DA27BE5" w14:textId="655A814B" w:rsidR="003600EF" w:rsidRDefault="003600EF" w:rsidP="003600EF">
            <w:pPr>
              <w:bidi/>
              <w:jc w:val="center"/>
              <w:rPr>
                <w:rtl/>
              </w:rPr>
            </w:pPr>
            <w:r>
              <w:rPr>
                <w:rFonts w:hint="cs"/>
                <w:rtl/>
              </w:rPr>
              <w:t>1.6</w:t>
            </w:r>
          </w:p>
        </w:tc>
        <w:tc>
          <w:tcPr>
            <w:tcW w:w="1617" w:type="dxa"/>
          </w:tcPr>
          <w:p w14:paraId="7D77CB1E" w14:textId="429DBC64" w:rsidR="003600EF" w:rsidRDefault="003600EF" w:rsidP="003600EF">
            <w:pPr>
              <w:bidi/>
              <w:jc w:val="center"/>
              <w:rPr>
                <w:rtl/>
              </w:rPr>
            </w:pPr>
            <w:r>
              <w:rPr>
                <w:rFonts w:hint="cs"/>
                <w:rtl/>
              </w:rPr>
              <w:t>1.5</w:t>
            </w:r>
          </w:p>
        </w:tc>
        <w:tc>
          <w:tcPr>
            <w:tcW w:w="1617" w:type="dxa"/>
          </w:tcPr>
          <w:p w14:paraId="77B83050" w14:textId="73BC3D95" w:rsidR="003600EF" w:rsidRDefault="003600EF" w:rsidP="003600EF">
            <w:pPr>
              <w:bidi/>
              <w:jc w:val="center"/>
              <w:rPr>
                <w:rtl/>
              </w:rPr>
            </w:pPr>
            <w:r>
              <w:rPr>
                <w:rFonts w:hint="cs"/>
                <w:rtl/>
              </w:rPr>
              <w:t>1.4</w:t>
            </w:r>
          </w:p>
        </w:tc>
        <w:tc>
          <w:tcPr>
            <w:tcW w:w="1336" w:type="dxa"/>
          </w:tcPr>
          <w:p w14:paraId="18A3A99A" w14:textId="5E648E51" w:rsidR="003600EF" w:rsidRDefault="003600EF" w:rsidP="003600EF">
            <w:pPr>
              <w:bidi/>
              <w:jc w:val="center"/>
            </w:pPr>
            <w:r>
              <w:t>Arch/steps</w:t>
            </w:r>
          </w:p>
        </w:tc>
      </w:tr>
      <w:tr w:rsidR="003600EF" w14:paraId="1860EC10" w14:textId="59AE42AC" w:rsidTr="003600EF">
        <w:tc>
          <w:tcPr>
            <w:tcW w:w="1616" w:type="dxa"/>
          </w:tcPr>
          <w:p w14:paraId="70234559" w14:textId="5CBD8660" w:rsidR="003600EF" w:rsidRDefault="003600EF" w:rsidP="000A2287">
            <w:pPr>
              <w:bidi/>
              <w:rPr>
                <w:rtl/>
              </w:rPr>
            </w:pPr>
            <w:r>
              <w:rPr>
                <w:noProof/>
              </w:rPr>
              <w:drawing>
                <wp:inline distT="0" distB="0" distL="0" distR="0" wp14:anchorId="01432D82" wp14:editId="05C7CAD8">
                  <wp:extent cx="914400" cy="914400"/>
                  <wp:effectExtent l="0" t="0" r="0" b="0"/>
                  <wp:docPr id="330492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142866A3" w14:textId="4CE2A7BA" w:rsidR="003600EF" w:rsidRDefault="003600EF" w:rsidP="000A2287">
            <w:pPr>
              <w:bidi/>
              <w:rPr>
                <w:rtl/>
              </w:rPr>
            </w:pPr>
            <w:r>
              <w:rPr>
                <w:noProof/>
              </w:rPr>
              <w:drawing>
                <wp:inline distT="0" distB="0" distL="0" distR="0" wp14:anchorId="1F3149D7" wp14:editId="66D678BC">
                  <wp:extent cx="914400" cy="914400"/>
                  <wp:effectExtent l="0" t="0" r="0" b="0"/>
                  <wp:docPr id="1704167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6CF64611" w14:textId="7DCD68E5" w:rsidR="003600EF" w:rsidRDefault="003600EF" w:rsidP="000A2287">
            <w:pPr>
              <w:bidi/>
              <w:rPr>
                <w:rtl/>
              </w:rPr>
            </w:pPr>
            <w:r>
              <w:rPr>
                <w:noProof/>
              </w:rPr>
              <w:drawing>
                <wp:inline distT="0" distB="0" distL="0" distR="0" wp14:anchorId="6A1A9327" wp14:editId="597F2579">
                  <wp:extent cx="914400" cy="914400"/>
                  <wp:effectExtent l="0" t="0" r="0" b="0"/>
                  <wp:docPr id="2145416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3EEAE5A0" w14:textId="496E524F" w:rsidR="003600EF" w:rsidRDefault="003600EF" w:rsidP="000A2287">
            <w:pPr>
              <w:bidi/>
              <w:rPr>
                <w:rtl/>
              </w:rPr>
            </w:pPr>
            <w:r>
              <w:rPr>
                <w:noProof/>
              </w:rPr>
              <w:drawing>
                <wp:inline distT="0" distB="0" distL="0" distR="0" wp14:anchorId="61113E31" wp14:editId="10D7FF6A">
                  <wp:extent cx="914400" cy="914400"/>
                  <wp:effectExtent l="0" t="0" r="0" b="0"/>
                  <wp:docPr id="1163546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5477F0E2" w14:textId="45CE1DD1" w:rsidR="003600EF" w:rsidRDefault="003600EF" w:rsidP="000A2287">
            <w:pPr>
              <w:bidi/>
              <w:rPr>
                <w:rtl/>
              </w:rPr>
            </w:pPr>
            <w:r>
              <w:rPr>
                <w:noProof/>
              </w:rPr>
              <w:drawing>
                <wp:inline distT="0" distB="0" distL="0" distR="0" wp14:anchorId="708FB2BD" wp14:editId="29DAB13C">
                  <wp:extent cx="914400" cy="914400"/>
                  <wp:effectExtent l="0" t="0" r="0" b="0"/>
                  <wp:docPr id="6572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0D40B680" w14:textId="25DB306B" w:rsidR="003600EF" w:rsidRDefault="00434C82" w:rsidP="003600EF">
            <w:pPr>
              <w:bidi/>
              <w:jc w:val="center"/>
              <w:rPr>
                <w:noProof/>
              </w:rPr>
            </w:pPr>
            <w:r>
              <w:rPr>
                <w:rFonts w:hint="cs"/>
                <w:noProof/>
              </w:rPr>
              <w:t>S</w:t>
            </w:r>
            <w:r>
              <w:rPr>
                <w:noProof/>
              </w:rPr>
              <w:t>rGan</w:t>
            </w:r>
          </w:p>
        </w:tc>
      </w:tr>
      <w:tr w:rsidR="003600EF" w14:paraId="7EC2F52B" w14:textId="06A60334" w:rsidTr="003600EF">
        <w:tc>
          <w:tcPr>
            <w:tcW w:w="1616" w:type="dxa"/>
          </w:tcPr>
          <w:p w14:paraId="067EF115" w14:textId="7483E4CA" w:rsidR="003600EF" w:rsidRDefault="003600EF" w:rsidP="000A2287">
            <w:pPr>
              <w:bidi/>
              <w:rPr>
                <w:noProof/>
              </w:rPr>
            </w:pPr>
            <w:r>
              <w:rPr>
                <w:noProof/>
              </w:rPr>
              <w:drawing>
                <wp:inline distT="0" distB="0" distL="0" distR="0" wp14:anchorId="1BBE9AAC" wp14:editId="0DC25D59">
                  <wp:extent cx="914400" cy="914400"/>
                  <wp:effectExtent l="0" t="0" r="0" b="0"/>
                  <wp:docPr id="105589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4EF360B6" w14:textId="6B132DA6" w:rsidR="003600EF" w:rsidRDefault="003600EF" w:rsidP="000A2287">
            <w:pPr>
              <w:bidi/>
              <w:rPr>
                <w:noProof/>
              </w:rPr>
            </w:pPr>
            <w:r>
              <w:rPr>
                <w:noProof/>
              </w:rPr>
              <w:drawing>
                <wp:inline distT="0" distB="0" distL="0" distR="0" wp14:anchorId="3579FD7A" wp14:editId="43C80275">
                  <wp:extent cx="914400" cy="914400"/>
                  <wp:effectExtent l="0" t="0" r="0" b="0"/>
                  <wp:docPr id="19948341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69D1F4CA" w14:textId="27938986" w:rsidR="003600EF" w:rsidRDefault="003600EF" w:rsidP="000A2287">
            <w:pPr>
              <w:bidi/>
              <w:rPr>
                <w:noProof/>
              </w:rPr>
            </w:pPr>
            <w:r>
              <w:rPr>
                <w:noProof/>
              </w:rPr>
              <w:drawing>
                <wp:inline distT="0" distB="0" distL="0" distR="0" wp14:anchorId="01BBE50F" wp14:editId="4F0FAE03">
                  <wp:extent cx="914400" cy="914400"/>
                  <wp:effectExtent l="0" t="0" r="0" b="0"/>
                  <wp:docPr id="1579433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36A8DEF2" w14:textId="0E5137FD" w:rsidR="003600EF" w:rsidRDefault="003600EF" w:rsidP="000A2287">
            <w:pPr>
              <w:bidi/>
              <w:rPr>
                <w:noProof/>
              </w:rPr>
            </w:pPr>
            <w:r>
              <w:rPr>
                <w:noProof/>
              </w:rPr>
              <w:drawing>
                <wp:inline distT="0" distB="0" distL="0" distR="0" wp14:anchorId="7B5883EE" wp14:editId="7B15CC72">
                  <wp:extent cx="914400" cy="914400"/>
                  <wp:effectExtent l="0" t="0" r="0" b="0"/>
                  <wp:docPr id="1962997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077DC388" w14:textId="693BEC96" w:rsidR="003600EF" w:rsidRDefault="003600EF" w:rsidP="000A2287">
            <w:pPr>
              <w:bidi/>
              <w:rPr>
                <w:noProof/>
              </w:rPr>
            </w:pPr>
            <w:r>
              <w:rPr>
                <w:noProof/>
              </w:rPr>
              <w:drawing>
                <wp:inline distT="0" distB="0" distL="0" distR="0" wp14:anchorId="3A13F5BE" wp14:editId="218793C0">
                  <wp:extent cx="914400" cy="914400"/>
                  <wp:effectExtent l="0" t="0" r="0" b="0"/>
                  <wp:docPr id="17424884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29D585EF" w14:textId="1878CB68" w:rsidR="003600EF" w:rsidRDefault="00434C82" w:rsidP="000A2287">
            <w:pPr>
              <w:bidi/>
              <w:rPr>
                <w:noProof/>
              </w:rPr>
            </w:pPr>
            <w:r>
              <w:rPr>
                <w:rFonts w:hint="cs"/>
                <w:noProof/>
              </w:rPr>
              <w:t>S</w:t>
            </w:r>
            <w:r>
              <w:rPr>
                <w:noProof/>
              </w:rPr>
              <w:t>rWGAN</w:t>
            </w:r>
          </w:p>
        </w:tc>
      </w:tr>
      <w:tr w:rsidR="003600EF" w14:paraId="4EC5F64B" w14:textId="7F7FE375" w:rsidTr="003600EF">
        <w:tc>
          <w:tcPr>
            <w:tcW w:w="1616" w:type="dxa"/>
          </w:tcPr>
          <w:p w14:paraId="6FD2C58C" w14:textId="77777777" w:rsidR="003600EF" w:rsidRDefault="003600EF" w:rsidP="000A2287">
            <w:pPr>
              <w:bidi/>
              <w:rPr>
                <w:rtl/>
              </w:rPr>
            </w:pPr>
            <w:r>
              <w:rPr>
                <w:noProof/>
              </w:rPr>
              <w:lastRenderedPageBreak/>
              <w:drawing>
                <wp:inline distT="0" distB="0" distL="0" distR="0" wp14:anchorId="4E840E02" wp14:editId="3B1A421C">
                  <wp:extent cx="914400" cy="914400"/>
                  <wp:effectExtent l="0" t="0" r="0" b="0"/>
                  <wp:docPr id="893721745" name="Picture 48" descr="A picture containing human face, person, lip,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1745" name="Picture 48" descr="A picture containing human face, person, lip, clothing&#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03F18E2A" w14:textId="77777777" w:rsidR="003600EF" w:rsidRDefault="003600EF" w:rsidP="000A2287">
            <w:pPr>
              <w:bidi/>
              <w:rPr>
                <w:rtl/>
              </w:rPr>
            </w:pPr>
            <w:r>
              <w:rPr>
                <w:noProof/>
              </w:rPr>
              <w:drawing>
                <wp:inline distT="0" distB="0" distL="0" distR="0" wp14:anchorId="79670EC6" wp14:editId="01AEC3A2">
                  <wp:extent cx="914400" cy="914400"/>
                  <wp:effectExtent l="0" t="0" r="0" b="0"/>
                  <wp:docPr id="1327354554" name="Picture 47" descr="A picture containing human face, person, lip, eyeb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54554" name="Picture 47" descr="A picture containing human face, person, lip, eyebrow&#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64E78FF0" w14:textId="77777777" w:rsidR="003600EF" w:rsidRDefault="003600EF" w:rsidP="000A2287">
            <w:pPr>
              <w:bidi/>
              <w:rPr>
                <w:rtl/>
              </w:rPr>
            </w:pPr>
            <w:r>
              <w:rPr>
                <w:noProof/>
              </w:rPr>
              <w:drawing>
                <wp:inline distT="0" distB="0" distL="0" distR="0" wp14:anchorId="2893E183" wp14:editId="4C3F3941">
                  <wp:extent cx="914400" cy="914400"/>
                  <wp:effectExtent l="0" t="0" r="0" b="0"/>
                  <wp:docPr id="555265150" name="Picture 46"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65150" name="Picture 46" descr="A person with long brown hair&#10;&#10;Description automatically generated with low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2289CA3F" w14:textId="77777777" w:rsidR="003600EF" w:rsidRDefault="003600EF" w:rsidP="000A2287">
            <w:pPr>
              <w:bidi/>
              <w:rPr>
                <w:rtl/>
              </w:rPr>
            </w:pPr>
            <w:r>
              <w:rPr>
                <w:noProof/>
              </w:rPr>
              <w:drawing>
                <wp:inline distT="0" distB="0" distL="0" distR="0" wp14:anchorId="30845B37" wp14:editId="60AC1655">
                  <wp:extent cx="914400" cy="914400"/>
                  <wp:effectExtent l="0" t="0" r="0" b="0"/>
                  <wp:docPr id="365035166" name="Picture 45"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35166" name="Picture 45" descr="A person with brown hair&#10;&#10;Description automatically generated with low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1B20A77C" w14:textId="77777777" w:rsidR="003600EF" w:rsidRDefault="003600EF" w:rsidP="000A2287">
            <w:pPr>
              <w:bidi/>
              <w:rPr>
                <w:rtl/>
              </w:rPr>
            </w:pPr>
            <w:r>
              <w:rPr>
                <w:noProof/>
              </w:rPr>
              <w:drawing>
                <wp:inline distT="0" distB="0" distL="0" distR="0" wp14:anchorId="44E1B46A" wp14:editId="21D311D0">
                  <wp:extent cx="914400" cy="914400"/>
                  <wp:effectExtent l="0" t="0" r="0" b="0"/>
                  <wp:docPr id="1384031552" name="Picture 44"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31552" name="Picture 44" descr="A close up of a person's fac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68460433" w14:textId="157C52AD" w:rsidR="003600EF" w:rsidRDefault="00434C82" w:rsidP="003600EF">
            <w:pPr>
              <w:bidi/>
              <w:jc w:val="center"/>
              <w:rPr>
                <w:noProof/>
              </w:rPr>
            </w:pPr>
            <w:r>
              <w:rPr>
                <w:rFonts w:hint="cs"/>
                <w:noProof/>
              </w:rPr>
              <w:t>S</w:t>
            </w:r>
            <w:r>
              <w:rPr>
                <w:noProof/>
              </w:rPr>
              <w:t>rGan</w:t>
            </w:r>
          </w:p>
        </w:tc>
      </w:tr>
      <w:tr w:rsidR="003600EF" w14:paraId="49A2760C" w14:textId="611C0CBD" w:rsidTr="003600EF">
        <w:tc>
          <w:tcPr>
            <w:tcW w:w="1616" w:type="dxa"/>
          </w:tcPr>
          <w:p w14:paraId="1B868892" w14:textId="77777777" w:rsidR="003600EF" w:rsidRDefault="003600EF" w:rsidP="000A2287">
            <w:pPr>
              <w:bidi/>
              <w:rPr>
                <w:rtl/>
              </w:rPr>
            </w:pPr>
            <w:r>
              <w:rPr>
                <w:noProof/>
              </w:rPr>
              <w:drawing>
                <wp:inline distT="0" distB="0" distL="0" distR="0" wp14:anchorId="395F2118" wp14:editId="118568F8">
                  <wp:extent cx="914400" cy="914400"/>
                  <wp:effectExtent l="0" t="0" r="0" b="0"/>
                  <wp:docPr id="21694911" name="Picture 5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4911" name="Picture 53" descr="A person with brown hair&#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1331FD0B" w14:textId="77777777" w:rsidR="003600EF" w:rsidRDefault="003600EF" w:rsidP="000A2287">
            <w:pPr>
              <w:bidi/>
              <w:rPr>
                <w:rtl/>
              </w:rPr>
            </w:pPr>
            <w:r>
              <w:rPr>
                <w:noProof/>
              </w:rPr>
              <w:drawing>
                <wp:inline distT="0" distB="0" distL="0" distR="0" wp14:anchorId="46189E00" wp14:editId="397250C6">
                  <wp:extent cx="914400" cy="914400"/>
                  <wp:effectExtent l="0" t="0" r="0" b="0"/>
                  <wp:docPr id="1500242783" name="Picture 52"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42783" name="Picture 52" descr="A person with brown hair&#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7FC544B7" w14:textId="77777777" w:rsidR="003600EF" w:rsidRDefault="003600EF" w:rsidP="000A2287">
            <w:pPr>
              <w:bidi/>
              <w:rPr>
                <w:rtl/>
              </w:rPr>
            </w:pPr>
            <w:r>
              <w:rPr>
                <w:noProof/>
              </w:rPr>
              <w:drawing>
                <wp:inline distT="0" distB="0" distL="0" distR="0" wp14:anchorId="71918F8C" wp14:editId="783CE2F8">
                  <wp:extent cx="914400" cy="914400"/>
                  <wp:effectExtent l="0" t="0" r="0" b="0"/>
                  <wp:docPr id="525105516" name="Picture 5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05516" name="Picture 51" descr="A person with brown hair&#10;&#10;Description automatically generated with low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4DEA29C0" w14:textId="77777777" w:rsidR="003600EF" w:rsidRDefault="003600EF" w:rsidP="000A2287">
            <w:pPr>
              <w:bidi/>
              <w:rPr>
                <w:rtl/>
              </w:rPr>
            </w:pPr>
            <w:r>
              <w:rPr>
                <w:noProof/>
              </w:rPr>
              <w:drawing>
                <wp:inline distT="0" distB="0" distL="0" distR="0" wp14:anchorId="52DC40B3" wp14:editId="66AAEF90">
                  <wp:extent cx="914400" cy="914400"/>
                  <wp:effectExtent l="0" t="0" r="0" b="0"/>
                  <wp:docPr id="1452196231" name="Picture 50"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96231" name="Picture 50" descr="A person with brown hair&#10;&#10;Description automatically generated with low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2B507B99" w14:textId="77777777" w:rsidR="003600EF" w:rsidRDefault="003600EF" w:rsidP="000A2287">
            <w:pPr>
              <w:bidi/>
              <w:rPr>
                <w:rtl/>
              </w:rPr>
            </w:pPr>
            <w:r>
              <w:rPr>
                <w:noProof/>
              </w:rPr>
              <w:drawing>
                <wp:inline distT="0" distB="0" distL="0" distR="0" wp14:anchorId="46B54DAA" wp14:editId="3471513E">
                  <wp:extent cx="914400" cy="914400"/>
                  <wp:effectExtent l="0" t="0" r="0" b="0"/>
                  <wp:docPr id="1326011542" name="Picture 49"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1542" name="Picture 49" descr="A person with long brown hair&#10;&#10;Description automatically generated with low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0C21A44D" w14:textId="174E7709" w:rsidR="00434C82" w:rsidRPr="00434C82" w:rsidRDefault="00434C82" w:rsidP="00434C82">
            <w:pPr>
              <w:tabs>
                <w:tab w:val="left" w:pos="597"/>
              </w:tabs>
              <w:bidi/>
            </w:pPr>
            <w:r>
              <w:rPr>
                <w:rFonts w:hint="cs"/>
                <w:noProof/>
              </w:rPr>
              <w:t>S</w:t>
            </w:r>
            <w:r>
              <w:rPr>
                <w:noProof/>
              </w:rPr>
              <w:t>rWGAN</w:t>
            </w:r>
            <w:r>
              <w:rPr>
                <w:rtl/>
              </w:rPr>
              <w:tab/>
            </w:r>
          </w:p>
        </w:tc>
      </w:tr>
      <w:tr w:rsidR="003600EF" w14:paraId="0B9C9806" w14:textId="01A8D832" w:rsidTr="003600EF">
        <w:tc>
          <w:tcPr>
            <w:tcW w:w="1616" w:type="dxa"/>
          </w:tcPr>
          <w:p w14:paraId="78977F8D" w14:textId="77777777" w:rsidR="003600EF" w:rsidRDefault="003600EF" w:rsidP="000A2287">
            <w:pPr>
              <w:bidi/>
              <w:rPr>
                <w:rtl/>
              </w:rPr>
            </w:pPr>
            <w:r>
              <w:rPr>
                <w:noProof/>
              </w:rPr>
              <w:drawing>
                <wp:inline distT="0" distB="0" distL="0" distR="0" wp14:anchorId="7A46933C" wp14:editId="008B4B3A">
                  <wp:extent cx="914400" cy="914400"/>
                  <wp:effectExtent l="0" t="0" r="0" b="0"/>
                  <wp:docPr id="1588791311" name="Picture 5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91311" name="Picture 58" descr="A close-up of a pers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67053237" w14:textId="77777777" w:rsidR="003600EF" w:rsidRDefault="003600EF" w:rsidP="000A2287">
            <w:pPr>
              <w:bidi/>
              <w:rPr>
                <w:rtl/>
              </w:rPr>
            </w:pPr>
            <w:r>
              <w:rPr>
                <w:noProof/>
              </w:rPr>
              <w:drawing>
                <wp:inline distT="0" distB="0" distL="0" distR="0" wp14:anchorId="7AD1AF3B" wp14:editId="593C6F5B">
                  <wp:extent cx="914400" cy="914400"/>
                  <wp:effectExtent l="0" t="0" r="0" b="0"/>
                  <wp:docPr id="1146984430" name="Picture 57"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84430" name="Picture 57" descr="A person with blonde hair&#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4D645AB2" w14:textId="77777777" w:rsidR="003600EF" w:rsidRDefault="003600EF" w:rsidP="000A2287">
            <w:pPr>
              <w:bidi/>
              <w:rPr>
                <w:rtl/>
              </w:rPr>
            </w:pPr>
            <w:r>
              <w:rPr>
                <w:noProof/>
              </w:rPr>
              <w:drawing>
                <wp:inline distT="0" distB="0" distL="0" distR="0" wp14:anchorId="7E88E446" wp14:editId="64AA590C">
                  <wp:extent cx="914400" cy="914400"/>
                  <wp:effectExtent l="0" t="0" r="0" b="0"/>
                  <wp:docPr id="2000429405" name="Picture 56"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9405" name="Picture 56" descr="A close-up of a perso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1DF83C07" w14:textId="77777777" w:rsidR="003600EF" w:rsidRDefault="003600EF" w:rsidP="000A2287">
            <w:pPr>
              <w:bidi/>
              <w:rPr>
                <w:rtl/>
              </w:rPr>
            </w:pPr>
            <w:r>
              <w:rPr>
                <w:noProof/>
              </w:rPr>
              <w:drawing>
                <wp:inline distT="0" distB="0" distL="0" distR="0" wp14:anchorId="762718DE" wp14:editId="54F1F1FC">
                  <wp:extent cx="914400" cy="914400"/>
                  <wp:effectExtent l="0" t="0" r="0" b="0"/>
                  <wp:docPr id="122439626" name="Picture 55"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626" name="Picture 55" descr="A person with blonde hair&#10;&#10;Description automatically generated with low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57239875" w14:textId="77777777" w:rsidR="003600EF" w:rsidRDefault="003600EF" w:rsidP="000A2287">
            <w:pPr>
              <w:bidi/>
              <w:rPr>
                <w:rtl/>
              </w:rPr>
            </w:pPr>
            <w:r>
              <w:rPr>
                <w:noProof/>
              </w:rPr>
              <w:drawing>
                <wp:inline distT="0" distB="0" distL="0" distR="0" wp14:anchorId="60DD3BC5" wp14:editId="224ACBA3">
                  <wp:extent cx="914400" cy="914400"/>
                  <wp:effectExtent l="0" t="0" r="0" b="0"/>
                  <wp:docPr id="22777134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457AAECF" w14:textId="0C719C83" w:rsidR="003600EF" w:rsidRDefault="00434C82" w:rsidP="003600EF">
            <w:pPr>
              <w:bidi/>
              <w:jc w:val="center"/>
              <w:rPr>
                <w:noProof/>
              </w:rPr>
            </w:pPr>
            <w:r>
              <w:rPr>
                <w:rFonts w:hint="cs"/>
                <w:noProof/>
              </w:rPr>
              <w:t>S</w:t>
            </w:r>
            <w:r>
              <w:rPr>
                <w:noProof/>
              </w:rPr>
              <w:t>rGan</w:t>
            </w:r>
          </w:p>
        </w:tc>
      </w:tr>
      <w:tr w:rsidR="003600EF" w14:paraId="73BA560C" w14:textId="0E912155" w:rsidTr="003600EF">
        <w:tc>
          <w:tcPr>
            <w:tcW w:w="1616" w:type="dxa"/>
          </w:tcPr>
          <w:p w14:paraId="1180D7A7" w14:textId="77777777" w:rsidR="003600EF" w:rsidRDefault="003600EF" w:rsidP="000A2287">
            <w:pPr>
              <w:bidi/>
              <w:rPr>
                <w:rtl/>
              </w:rPr>
            </w:pPr>
            <w:r>
              <w:rPr>
                <w:noProof/>
              </w:rPr>
              <w:drawing>
                <wp:inline distT="0" distB="0" distL="0" distR="0" wp14:anchorId="2A72E23D" wp14:editId="145E1694">
                  <wp:extent cx="914400" cy="914400"/>
                  <wp:effectExtent l="0" t="0" r="0" b="0"/>
                  <wp:docPr id="1142569243" name="Picture 6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9243" name="Picture 65" descr="A close-up of a person's fac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16DDE15C" w14:textId="77777777" w:rsidR="003600EF" w:rsidRDefault="003600EF" w:rsidP="000A2287">
            <w:pPr>
              <w:bidi/>
              <w:rPr>
                <w:rtl/>
              </w:rPr>
            </w:pPr>
            <w:r>
              <w:rPr>
                <w:noProof/>
              </w:rPr>
              <w:drawing>
                <wp:inline distT="0" distB="0" distL="0" distR="0" wp14:anchorId="7894EC20" wp14:editId="043388F5">
                  <wp:extent cx="914400" cy="914400"/>
                  <wp:effectExtent l="0" t="0" r="0" b="0"/>
                  <wp:docPr id="1871141392" name="Picture 6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41392" name="Picture 63" descr="A close-up of a pers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591B4908" w14:textId="77777777" w:rsidR="003600EF" w:rsidRDefault="003600EF" w:rsidP="000A2287">
            <w:pPr>
              <w:bidi/>
              <w:rPr>
                <w:rtl/>
              </w:rPr>
            </w:pPr>
            <w:r>
              <w:rPr>
                <w:noProof/>
              </w:rPr>
              <w:drawing>
                <wp:inline distT="0" distB="0" distL="0" distR="0" wp14:anchorId="4819BFE6" wp14:editId="1EE3AA6E">
                  <wp:extent cx="914400" cy="914400"/>
                  <wp:effectExtent l="0" t="0" r="0" b="0"/>
                  <wp:docPr id="1354857175" name="Picture 62"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7175" name="Picture 62" descr="A close-up of a pers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06CDA41B" w14:textId="77777777" w:rsidR="003600EF" w:rsidRDefault="003600EF" w:rsidP="000A2287">
            <w:pPr>
              <w:bidi/>
              <w:rPr>
                <w:rtl/>
              </w:rPr>
            </w:pPr>
            <w:r>
              <w:rPr>
                <w:noProof/>
              </w:rPr>
              <w:drawing>
                <wp:inline distT="0" distB="0" distL="0" distR="0" wp14:anchorId="1F0E0991" wp14:editId="7891BDB7">
                  <wp:extent cx="914400" cy="914400"/>
                  <wp:effectExtent l="0" t="0" r="0" b="0"/>
                  <wp:docPr id="308069304" name="Picture 6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69304" name="Picture 60" descr="A close-up of a person's fac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1A1D5E60" w14:textId="77777777" w:rsidR="003600EF" w:rsidRDefault="003600EF" w:rsidP="000A2287">
            <w:pPr>
              <w:bidi/>
              <w:rPr>
                <w:rtl/>
              </w:rPr>
            </w:pPr>
            <w:r>
              <w:rPr>
                <w:noProof/>
              </w:rPr>
              <w:drawing>
                <wp:inline distT="0" distB="0" distL="0" distR="0" wp14:anchorId="0A27FE9C" wp14:editId="3B5F5427">
                  <wp:extent cx="914400" cy="914400"/>
                  <wp:effectExtent l="0" t="0" r="0" b="0"/>
                  <wp:docPr id="2106975307" name="Picture 59"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75307" name="Picture 59" descr="A close-up of a perso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70B8688E" w14:textId="0A7C254D" w:rsidR="003600EF" w:rsidRDefault="00434C82" w:rsidP="000A2287">
            <w:pPr>
              <w:bidi/>
              <w:rPr>
                <w:noProof/>
              </w:rPr>
            </w:pPr>
            <w:r>
              <w:rPr>
                <w:rFonts w:hint="cs"/>
                <w:noProof/>
              </w:rPr>
              <w:t>S</w:t>
            </w:r>
            <w:r>
              <w:rPr>
                <w:noProof/>
              </w:rPr>
              <w:t>rWGAN</w:t>
            </w:r>
          </w:p>
        </w:tc>
      </w:tr>
    </w:tbl>
    <w:p w14:paraId="117BB7C0" w14:textId="77777777" w:rsidR="003600EF" w:rsidRDefault="003600EF" w:rsidP="003600EF">
      <w:pPr>
        <w:bidi/>
        <w:rPr>
          <w:sz w:val="18"/>
          <w:szCs w:val="18"/>
          <w:rtl/>
          <w:lang w:val="en-US"/>
        </w:rPr>
      </w:pPr>
    </w:p>
    <w:p w14:paraId="1C4D8B36" w14:textId="1CB8B780" w:rsidR="006943D1" w:rsidRPr="00F456AA" w:rsidRDefault="009B6925" w:rsidP="00B3114A">
      <w:pPr>
        <w:bidi/>
        <w:rPr>
          <w:sz w:val="18"/>
          <w:szCs w:val="18"/>
          <w:lang w:val="en-US"/>
        </w:rPr>
      </w:pPr>
      <w:r w:rsidRPr="00F456AA">
        <w:rPr>
          <w:rFonts w:hint="cs"/>
          <w:sz w:val="18"/>
          <w:szCs w:val="18"/>
          <w:rtl/>
          <w:lang w:val="en-US"/>
        </w:rPr>
        <w:t xml:space="preserve">הדגמת תוצרי ארכיטקטורות </w:t>
      </w:r>
      <w:r w:rsidRPr="00F456AA">
        <w:rPr>
          <w:sz w:val="18"/>
          <w:szCs w:val="18"/>
          <w:lang w:val="en-US"/>
        </w:rPr>
        <w:t>SrGan</w:t>
      </w:r>
      <w:r w:rsidRPr="00F456AA">
        <w:rPr>
          <w:rFonts w:hint="cs"/>
          <w:sz w:val="18"/>
          <w:szCs w:val="18"/>
          <w:rtl/>
          <w:lang w:val="en-US"/>
        </w:rPr>
        <w:t xml:space="preserve"> </w:t>
      </w:r>
      <w:r w:rsidR="00B3114A">
        <w:rPr>
          <w:rFonts w:hint="cs"/>
          <w:sz w:val="18"/>
          <w:szCs w:val="18"/>
          <w:rtl/>
          <w:lang w:val="en-US"/>
        </w:rPr>
        <w:t>ו</w:t>
      </w:r>
      <w:r w:rsidR="00B3114A">
        <w:rPr>
          <w:sz w:val="18"/>
          <w:szCs w:val="18"/>
          <w:lang w:val="en-US"/>
        </w:rPr>
        <w:t>SrWgan</w:t>
      </w:r>
      <w:r w:rsidR="00B3114A">
        <w:rPr>
          <w:rFonts w:hint="cs"/>
          <w:sz w:val="18"/>
          <w:szCs w:val="18"/>
          <w:rtl/>
          <w:lang w:val="en-US"/>
        </w:rPr>
        <w:t xml:space="preserve"> </w:t>
      </w:r>
      <w:r w:rsidR="00B639F5" w:rsidRPr="00F456AA">
        <w:rPr>
          <w:rFonts w:hint="cs"/>
          <w:sz w:val="18"/>
          <w:szCs w:val="18"/>
          <w:rtl/>
          <w:lang w:val="en-US"/>
        </w:rPr>
        <w:t>לאורך התקדמות האימון משמאל לימין.</w:t>
      </w:r>
      <w:r w:rsidR="00B639F5" w:rsidRPr="00F456AA">
        <w:rPr>
          <w:sz w:val="18"/>
          <w:szCs w:val="18"/>
          <w:lang w:val="en-US"/>
        </w:rPr>
        <w:t xml:space="preserve"> </w:t>
      </w:r>
      <w:r w:rsidR="00B639F5" w:rsidRPr="00F456AA">
        <w:rPr>
          <w:rFonts w:hint="cs"/>
          <w:sz w:val="18"/>
          <w:szCs w:val="18"/>
          <w:rtl/>
          <w:lang w:val="en-US"/>
        </w:rPr>
        <w:t xml:space="preserve"> </w:t>
      </w:r>
    </w:p>
    <w:p w14:paraId="0A3CFE05" w14:textId="442D52F5" w:rsidR="00434C82" w:rsidRDefault="00D57AD0" w:rsidP="00486EAB">
      <w:pPr>
        <w:pStyle w:val="Heading2"/>
        <w:bidi/>
      </w:pPr>
      <w:bookmarkStart w:id="10" w:name="_Toc137559870"/>
      <w:r>
        <w:t>WGAN-GP</w:t>
      </w:r>
      <w:bookmarkEnd w:id="10"/>
      <w:r>
        <w:t xml:space="preserve"> </w:t>
      </w:r>
    </w:p>
    <w:p w14:paraId="625F43F0" w14:textId="05AFD59B" w:rsidR="00D57AD0" w:rsidRDefault="00D57AD0" w:rsidP="00D57AD0">
      <w:pPr>
        <w:bidi/>
        <w:spacing w:line="360" w:lineRule="auto"/>
        <w:jc w:val="both"/>
        <w:rPr>
          <w:rFonts w:asciiTheme="minorBidi" w:hAnsiTheme="minorBidi"/>
          <w:sz w:val="24"/>
          <w:szCs w:val="24"/>
        </w:rPr>
      </w:pPr>
      <w:r w:rsidRPr="000C63F0">
        <w:rPr>
          <w:rFonts w:asciiTheme="minorBidi" w:hAnsiTheme="minorBidi"/>
          <w:sz w:val="24"/>
          <w:szCs w:val="24"/>
          <w:rtl/>
        </w:rPr>
        <w:t xml:space="preserve">כותבי מאמר </w:t>
      </w:r>
      <w:r w:rsidRPr="000C63F0">
        <w:rPr>
          <w:rFonts w:asciiTheme="minorBidi" w:hAnsiTheme="minorBidi"/>
          <w:sz w:val="24"/>
          <w:szCs w:val="24"/>
        </w:rPr>
        <w:t>[</w:t>
      </w:r>
      <w:r w:rsidR="006D43C3">
        <w:rPr>
          <w:rFonts w:asciiTheme="minorBidi" w:hAnsiTheme="minorBidi"/>
          <w:sz w:val="24"/>
          <w:szCs w:val="24"/>
          <w:lang w:val="en-US"/>
        </w:rPr>
        <w:t>7</w:t>
      </w:r>
      <w:r w:rsidRPr="000C63F0">
        <w:rPr>
          <w:rFonts w:asciiTheme="minorBidi" w:hAnsiTheme="minorBidi"/>
          <w:sz w:val="24"/>
          <w:szCs w:val="24"/>
        </w:rPr>
        <w:t>]</w:t>
      </w:r>
      <w:r w:rsidRPr="000C63F0">
        <w:rPr>
          <w:rFonts w:asciiTheme="minorBidi" w:hAnsiTheme="minorBidi"/>
          <w:sz w:val="24"/>
          <w:szCs w:val="24"/>
          <w:rtl/>
        </w:rPr>
        <w:t xml:space="preserve"> </w:t>
      </w:r>
      <w:r w:rsidRPr="000C63F0">
        <w:rPr>
          <w:rFonts w:asciiTheme="minorBidi" w:hAnsiTheme="minorBidi"/>
          <w:sz w:val="24"/>
          <w:szCs w:val="24"/>
        </w:rPr>
        <w:t xml:space="preserve"> </w:t>
      </w:r>
      <w:r w:rsidRPr="000C63F0">
        <w:rPr>
          <w:rFonts w:asciiTheme="minorBidi" w:hAnsiTheme="minorBidi"/>
        </w:rPr>
        <w:t xml:space="preserve">Improved Training of Wasserstein GANs </w:t>
      </w:r>
      <w:r w:rsidRPr="000C63F0">
        <w:rPr>
          <w:rFonts w:asciiTheme="minorBidi" w:hAnsiTheme="minorBidi"/>
          <w:sz w:val="24"/>
          <w:szCs w:val="24"/>
          <w:rtl/>
        </w:rPr>
        <w:t xml:space="preserve">הקלו על האימון של </w:t>
      </w:r>
      <w:r w:rsidRPr="000C63F0">
        <w:rPr>
          <w:rFonts w:asciiTheme="minorBidi" w:hAnsiTheme="minorBidi"/>
          <w:sz w:val="24"/>
          <w:szCs w:val="24"/>
        </w:rPr>
        <w:t>WGAN</w:t>
      </w:r>
      <w:r w:rsidRPr="000C63F0">
        <w:rPr>
          <w:rFonts w:asciiTheme="minorBidi" w:hAnsiTheme="minorBidi"/>
          <w:sz w:val="24"/>
          <w:szCs w:val="24"/>
          <w:rtl/>
        </w:rPr>
        <w:t xml:space="preserve"> בכך שהורידו את הצורך בקביעת ערך לתחימה של המשקולות בכל שלב באימון כפי שנעשה ב </w:t>
      </w:r>
      <w:r w:rsidRPr="000C63F0">
        <w:rPr>
          <w:rFonts w:asciiTheme="minorBidi" w:hAnsiTheme="minorBidi"/>
          <w:sz w:val="24"/>
          <w:szCs w:val="24"/>
        </w:rPr>
        <w:t>WGAN</w:t>
      </w:r>
      <w:r w:rsidRPr="000C63F0">
        <w:rPr>
          <w:rFonts w:asciiTheme="minorBidi" w:hAnsiTheme="minorBidi"/>
          <w:sz w:val="24"/>
          <w:szCs w:val="24"/>
          <w:rtl/>
        </w:rPr>
        <w:t>. השיפור עוזר מפני שגודל התחימה של המשקולות הוא דבר קשה להגדרה, כפי שהסבירו במאמר [</w:t>
      </w:r>
      <w:r w:rsidR="006D43C3">
        <w:rPr>
          <w:rFonts w:asciiTheme="minorBidi" w:hAnsiTheme="minorBidi"/>
          <w:sz w:val="24"/>
          <w:szCs w:val="24"/>
          <w:lang w:val="en-US"/>
        </w:rPr>
        <w:t>6</w:t>
      </w:r>
      <w:r w:rsidRPr="000C63F0">
        <w:rPr>
          <w:rFonts w:asciiTheme="minorBidi" w:hAnsiTheme="minorBidi"/>
          <w:sz w:val="24"/>
          <w:szCs w:val="24"/>
          <w:rtl/>
        </w:rPr>
        <w:t>].  תחימה קטנה מידי מקשה על אימון מהיר ותחימה גדולה מידי מקשה על שמירה של תנאי ליפשיץ הנדרש באימון. השוני ב</w:t>
      </w:r>
      <w:r w:rsidRPr="000C63F0">
        <w:rPr>
          <w:rFonts w:asciiTheme="minorBidi" w:hAnsiTheme="minorBidi"/>
          <w:sz w:val="24"/>
          <w:szCs w:val="24"/>
        </w:rPr>
        <w:t>WGAN-GP</w:t>
      </w:r>
      <w:r w:rsidRPr="000C63F0">
        <w:rPr>
          <w:rFonts w:asciiTheme="minorBidi" w:hAnsiTheme="minorBidi"/>
          <w:sz w:val="24"/>
          <w:szCs w:val="24"/>
          <w:rtl/>
        </w:rPr>
        <w:t xml:space="preserve"> הוא בהוספת תנאי רגולציה לפונקציית ההפסד, אשר עוזר לשמור על תנאי ליפשיץ. בתנאי הרגולציה החדש מודדים את הגרדי</w:t>
      </w:r>
      <w:r>
        <w:rPr>
          <w:rFonts w:asciiTheme="minorBidi" w:hAnsiTheme="minorBidi" w:hint="cs"/>
          <w:sz w:val="24"/>
          <w:szCs w:val="24"/>
          <w:rtl/>
        </w:rPr>
        <w:t>א</w:t>
      </w:r>
      <w:r w:rsidRPr="000C63F0">
        <w:rPr>
          <w:rFonts w:asciiTheme="minorBidi" w:hAnsiTheme="minorBidi"/>
          <w:sz w:val="24"/>
          <w:szCs w:val="24"/>
          <w:rtl/>
        </w:rPr>
        <w:t>נט של</w:t>
      </w:r>
      <w:r w:rsidR="00AF4C63">
        <w:rPr>
          <w:rFonts w:asciiTheme="minorBidi" w:hAnsiTheme="minorBidi"/>
          <w:sz w:val="24"/>
          <w:szCs w:val="24"/>
          <w:lang w:val="en-US"/>
        </w:rPr>
        <w:t xml:space="preserve"> </w:t>
      </w:r>
      <w:r w:rsidR="00D04640">
        <w:rPr>
          <w:rFonts w:asciiTheme="minorBidi" w:hAnsiTheme="minorBidi" w:hint="cs"/>
          <w:sz w:val="24"/>
          <w:szCs w:val="24"/>
          <w:rtl/>
          <w:lang w:val="en-US"/>
        </w:rPr>
        <w:t>הדסקרימנטור ביחס ל</w:t>
      </w:r>
      <w:r w:rsidRPr="000C63F0">
        <w:rPr>
          <w:rFonts w:asciiTheme="minorBidi" w:hAnsiTheme="minorBidi"/>
          <w:sz w:val="24"/>
          <w:szCs w:val="24"/>
          <w:rtl/>
        </w:rPr>
        <w:t>תמונה הנוצרת מאינטרפולציה של שתי תמונות, האחת תמונה הנדגמת מהעולם האמיתי והאחרת תמונה הנוצרת מהרשת הגנרטיבית. ככל שהגרדיאנט גדול יותר, ככה משקל התוספת של תנאי הרגולציה לפונקציית ההפסד יהיה גדול יותר.</w:t>
      </w:r>
    </w:p>
    <w:p w14:paraId="4202B0A7" w14:textId="33C6AACF" w:rsidR="00AF4C63" w:rsidRDefault="00AF4C63" w:rsidP="00AF4C63">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יצרתי מחלקה חדשה אשר ממשת את אימון </w:t>
      </w:r>
      <w:r>
        <w:rPr>
          <w:rFonts w:asciiTheme="minorBidi" w:hAnsiTheme="minorBidi" w:hint="cs"/>
          <w:sz w:val="24"/>
          <w:szCs w:val="24"/>
          <w:lang w:val="en-US"/>
        </w:rPr>
        <w:t>WGAN</w:t>
      </w:r>
      <w:r>
        <w:rPr>
          <w:rFonts w:asciiTheme="minorBidi" w:hAnsiTheme="minorBidi"/>
          <w:sz w:val="24"/>
          <w:szCs w:val="24"/>
          <w:lang w:val="en-US"/>
        </w:rPr>
        <w:t xml:space="preserve"> GP</w:t>
      </w:r>
      <w:r>
        <w:rPr>
          <w:rFonts w:asciiTheme="minorBidi" w:hAnsiTheme="minorBidi" w:hint="cs"/>
          <w:sz w:val="24"/>
          <w:szCs w:val="24"/>
          <w:rtl/>
          <w:lang w:val="en-US"/>
        </w:rPr>
        <w:t xml:space="preserve"> המחלקה מצויה בקובץ </w:t>
      </w:r>
      <w:r>
        <w:rPr>
          <w:rFonts w:asciiTheme="minorBidi" w:hAnsiTheme="minorBidi"/>
          <w:sz w:val="24"/>
          <w:szCs w:val="24"/>
          <w:lang w:val="en-US"/>
        </w:rPr>
        <w:t>sr_wgan_gp.py</w:t>
      </w:r>
      <w:r>
        <w:rPr>
          <w:rFonts w:asciiTheme="minorBidi" w:hAnsiTheme="minorBidi" w:hint="cs"/>
          <w:sz w:val="24"/>
          <w:szCs w:val="24"/>
          <w:rtl/>
          <w:lang w:val="en-US"/>
        </w:rPr>
        <w:t xml:space="preserve"> </w:t>
      </w:r>
    </w:p>
    <w:p w14:paraId="229370F7" w14:textId="21D3B838" w:rsidR="00AF4C63" w:rsidRPr="00E261BE" w:rsidRDefault="00AF4C63" w:rsidP="00E261BE">
      <w:pPr>
        <w:bidi/>
        <w:spacing w:line="360" w:lineRule="auto"/>
        <w:jc w:val="both"/>
        <w:rPr>
          <w:rFonts w:asciiTheme="minorBidi" w:hAnsiTheme="minorBidi" w:hint="cs"/>
          <w:sz w:val="24"/>
          <w:szCs w:val="24"/>
          <w:rtl/>
          <w:lang w:val="en-US"/>
        </w:rPr>
      </w:pPr>
      <w:r>
        <w:rPr>
          <w:rFonts w:asciiTheme="minorBidi" w:hAnsiTheme="minorBidi" w:hint="cs"/>
          <w:sz w:val="24"/>
          <w:szCs w:val="24"/>
          <w:rtl/>
          <w:lang w:val="en-US"/>
        </w:rPr>
        <w:t xml:space="preserve">מימוש תנאי הרגולציה מבוצע בפונקציה </w:t>
      </w:r>
      <w:r>
        <w:rPr>
          <w:rFonts w:asciiTheme="minorBidi" w:hAnsiTheme="minorBidi"/>
          <w:sz w:val="24"/>
          <w:szCs w:val="24"/>
          <w:lang w:val="en-US"/>
        </w:rPr>
        <w:t>gradient_penatly</w:t>
      </w:r>
      <w:r>
        <w:rPr>
          <w:rFonts w:asciiTheme="minorBidi" w:hAnsiTheme="minorBidi" w:hint="cs"/>
          <w:sz w:val="24"/>
          <w:szCs w:val="24"/>
          <w:rtl/>
          <w:lang w:val="en-US"/>
        </w:rPr>
        <w:t xml:space="preserve"> . המימוש מבצע ראשית</w:t>
      </w:r>
      <w:r w:rsidR="00E261BE">
        <w:rPr>
          <w:rFonts w:asciiTheme="minorBidi" w:hAnsiTheme="minorBidi" w:hint="cs"/>
          <w:sz w:val="24"/>
          <w:szCs w:val="24"/>
          <w:rtl/>
          <w:lang w:val="en-US"/>
        </w:rPr>
        <w:t xml:space="preserve"> יצירת באטצ של</w:t>
      </w:r>
      <w:r>
        <w:rPr>
          <w:rFonts w:asciiTheme="minorBidi" w:hAnsiTheme="minorBidi" w:hint="cs"/>
          <w:sz w:val="24"/>
          <w:szCs w:val="24"/>
          <w:rtl/>
          <w:lang w:val="en-US"/>
        </w:rPr>
        <w:t xml:space="preserve"> אינטרפולציה בין</w:t>
      </w:r>
      <w:r w:rsidR="00E261BE">
        <w:rPr>
          <w:rFonts w:asciiTheme="minorBidi" w:hAnsiTheme="minorBidi" w:hint="cs"/>
          <w:sz w:val="24"/>
          <w:szCs w:val="24"/>
          <w:rtl/>
          <w:lang w:val="en-US"/>
        </w:rPr>
        <w:t xml:space="preserve"> </w:t>
      </w:r>
      <w:r>
        <w:rPr>
          <w:rFonts w:asciiTheme="minorBidi" w:hAnsiTheme="minorBidi" w:hint="cs"/>
          <w:sz w:val="24"/>
          <w:szCs w:val="24"/>
          <w:rtl/>
          <w:lang w:val="en-US"/>
        </w:rPr>
        <w:t>תמונ</w:t>
      </w:r>
      <w:r w:rsidR="00E261BE">
        <w:rPr>
          <w:rFonts w:asciiTheme="minorBidi" w:hAnsiTheme="minorBidi" w:hint="cs"/>
          <w:sz w:val="24"/>
          <w:szCs w:val="24"/>
          <w:rtl/>
          <w:lang w:val="en-US"/>
        </w:rPr>
        <w:t>ו</w:t>
      </w:r>
      <w:r>
        <w:rPr>
          <w:rFonts w:asciiTheme="minorBidi" w:hAnsiTheme="minorBidi" w:hint="cs"/>
          <w:sz w:val="24"/>
          <w:szCs w:val="24"/>
          <w:rtl/>
          <w:lang w:val="en-US"/>
        </w:rPr>
        <w:t>ת מקור לתמונ</w:t>
      </w:r>
      <w:r w:rsidR="00E261BE">
        <w:rPr>
          <w:rFonts w:asciiTheme="minorBidi" w:hAnsiTheme="minorBidi" w:hint="cs"/>
          <w:sz w:val="24"/>
          <w:szCs w:val="24"/>
          <w:rtl/>
          <w:lang w:val="en-US"/>
        </w:rPr>
        <w:t>ות</w:t>
      </w:r>
      <w:r>
        <w:rPr>
          <w:rFonts w:asciiTheme="minorBidi" w:hAnsiTheme="minorBidi" w:hint="cs"/>
          <w:sz w:val="24"/>
          <w:szCs w:val="24"/>
          <w:rtl/>
          <w:lang w:val="en-US"/>
        </w:rPr>
        <w:t xml:space="preserve"> אשר נוצרה על ידי הגנרטור,</w:t>
      </w:r>
      <w:r w:rsidR="009C3CF1">
        <w:rPr>
          <w:rFonts w:asciiTheme="minorBidi" w:hAnsiTheme="minorBidi" w:hint="cs"/>
          <w:sz w:val="24"/>
          <w:szCs w:val="24"/>
          <w:rtl/>
          <w:lang w:val="en-US"/>
        </w:rPr>
        <w:t xml:space="preserve"> לאחר מכן מחשבים את נורמת הגרדיאנט של הדסקרימנטור ביחס לבאטץ הזה ומחשבים את העונש לפי המרחק הריבועי מהערך 1</w:t>
      </w:r>
      <w:r w:rsidR="000130D7">
        <w:rPr>
          <w:rFonts w:asciiTheme="minorBidi" w:hAnsiTheme="minorBidi" w:hint="cs"/>
          <w:sz w:val="24"/>
          <w:szCs w:val="24"/>
          <w:rtl/>
          <w:lang w:val="en-US"/>
        </w:rPr>
        <w:t>, שזהו הערך הגרדיאנט המקסימלי הרצוי עבור תנאי 1 ליפשיץ.</w:t>
      </w:r>
    </w:p>
    <w:p w14:paraId="01607126" w14:textId="03DF09EA" w:rsidR="00D57AD0" w:rsidRDefault="00D57AD0" w:rsidP="00D57AD0">
      <w:pPr>
        <w:bidi/>
      </w:pPr>
    </w:p>
    <w:p w14:paraId="5AAFBE20" w14:textId="6F9413D8" w:rsidR="000314AF" w:rsidRDefault="00694E40" w:rsidP="00771D1C">
      <w:pPr>
        <w:bidi/>
        <w:rPr>
          <w:rtl/>
        </w:rPr>
      </w:pPr>
      <w:r>
        <w:rPr>
          <w:rFonts w:hint="cs"/>
          <w:rtl/>
          <w:lang w:val="en-US"/>
        </w:rPr>
        <w:lastRenderedPageBreak/>
        <w:t xml:space="preserve">במאמר [11] משקל תנאי הרגולציה הוא 10 פעמים ביחס לתנאי המקורי של פונקציית ההפסד במרחק ווסרשיין. מבדיקת מטריקות לאיכות תוצרי הרשת נראה כי ארכיקטורות </w:t>
      </w:r>
      <w:r>
        <w:rPr>
          <w:lang w:val="en-US"/>
        </w:rPr>
        <w:t>SrWgan</w:t>
      </w:r>
      <w:r>
        <w:rPr>
          <w:rFonts w:hint="cs"/>
          <w:rtl/>
          <w:lang w:val="en-US"/>
        </w:rPr>
        <w:t xml:space="preserve"> עם פונקציית הפסד ווסרשטיין ותחימת משקלות עבדה בצורה יותר טובה לאורך זמן. ניסיתי כמה פרמטרים לערכי המשקל לתנאי הרגולציה הנוסף, לרוב נראה כי</w:t>
      </w:r>
      <w:r w:rsidR="000314AF">
        <w:rPr>
          <w:lang w:val="en-US"/>
        </w:rPr>
        <w:t xml:space="preserve"> </w:t>
      </w:r>
      <w:r w:rsidR="000314AF">
        <w:rPr>
          <w:rFonts w:hint="cs"/>
          <w:rtl/>
          <w:lang w:val="en-US"/>
        </w:rPr>
        <w:t xml:space="preserve"> אימון</w:t>
      </w:r>
      <w:r>
        <w:rPr>
          <w:rFonts w:hint="cs"/>
          <w:rtl/>
          <w:lang w:val="en-US"/>
        </w:rPr>
        <w:t xml:space="preserve"> </w:t>
      </w:r>
      <w:r w:rsidR="000314AF">
        <w:rPr>
          <w:rFonts w:hint="cs"/>
          <w:lang w:val="en-US"/>
        </w:rPr>
        <w:t>WGAN</w:t>
      </w:r>
      <w:r w:rsidR="000314AF">
        <w:rPr>
          <w:rFonts w:hint="cs"/>
          <w:rtl/>
          <w:lang w:val="en-US"/>
        </w:rPr>
        <w:t xml:space="preserve"> </w:t>
      </w:r>
      <w:r>
        <w:rPr>
          <w:rFonts w:hint="cs"/>
          <w:rtl/>
          <w:lang w:val="en-US"/>
        </w:rPr>
        <w:t xml:space="preserve">עם תחימת משקולות היה יותר יציב. בגרפים למטה אני מציג את התקדמות האימון לארכיטקטורת </w:t>
      </w:r>
      <w:r>
        <w:rPr>
          <w:rFonts w:hint="cs"/>
          <w:lang w:val="en-US"/>
        </w:rPr>
        <w:t>WGAN</w:t>
      </w:r>
      <w:r>
        <w:rPr>
          <w:rFonts w:hint="cs"/>
          <w:rtl/>
          <w:lang w:val="en-US"/>
        </w:rPr>
        <w:t xml:space="preserve"> ו </w:t>
      </w:r>
      <w:r>
        <w:rPr>
          <w:lang w:val="en-US"/>
        </w:rPr>
        <w:t xml:space="preserve">WGAN -GP </w:t>
      </w:r>
      <w:r>
        <w:rPr>
          <w:rFonts w:hint="cs"/>
          <w:rtl/>
          <w:lang w:val="en-US"/>
        </w:rPr>
        <w:t xml:space="preserve"> עם כמה משקלים לתנאי הרגולציה. הגרף השחור הוא אימון </w:t>
      </w:r>
      <w:r>
        <w:rPr>
          <w:rFonts w:hint="cs"/>
          <w:lang w:val="en-US"/>
        </w:rPr>
        <w:t xml:space="preserve">WGAN </w:t>
      </w:r>
      <w:r>
        <w:rPr>
          <w:rFonts w:hint="cs"/>
          <w:rtl/>
          <w:lang w:val="en-US"/>
        </w:rPr>
        <w:t xml:space="preserve"> עם תחימת משקולות, הגרף התכלת הוא אימון </w:t>
      </w:r>
      <w:r>
        <w:rPr>
          <w:lang w:val="en-US"/>
        </w:rPr>
        <w:t>WGAN-GP</w:t>
      </w:r>
      <w:r>
        <w:rPr>
          <w:rFonts w:hint="cs"/>
          <w:rtl/>
          <w:lang w:val="en-US"/>
        </w:rPr>
        <w:t xml:space="preserve"> עם משקל 10 </w:t>
      </w:r>
      <w:r w:rsidR="000314AF">
        <w:rPr>
          <w:rFonts w:hint="cs"/>
          <w:rtl/>
          <w:lang w:val="en-US"/>
        </w:rPr>
        <w:t xml:space="preserve">אשר זהו הערך הנבחר גם במאמר [11]. </w:t>
      </w:r>
      <w:r w:rsidR="00EE6C2B">
        <w:rPr>
          <w:rFonts w:hint="cs"/>
          <w:rtl/>
          <w:lang w:val="en-US"/>
        </w:rPr>
        <w:t xml:space="preserve">הצבעים עבור כל אימון </w:t>
      </w:r>
      <w:r w:rsidR="00771D1C">
        <w:rPr>
          <w:rFonts w:hint="cs"/>
          <w:rtl/>
          <w:lang w:val="en-US"/>
        </w:rPr>
        <w:t xml:space="preserve">מופיעים  בטבלא הבאה </w:t>
      </w:r>
      <w:r w:rsidR="00771D1C">
        <w:rPr>
          <w:rtl/>
          <w:lang w:val="en-US"/>
        </w:rPr>
        <w:br/>
      </w:r>
      <w:r w:rsidR="000314AF" w:rsidRPr="000314AF">
        <w:rPr>
          <w:rFonts w:hint="cs"/>
          <w:rtl/>
        </w:rPr>
        <w:t xml:space="preserve"> </w:t>
      </w:r>
    </w:p>
    <w:tbl>
      <w:tblPr>
        <w:tblStyle w:val="TableGrid"/>
        <w:bidiVisual/>
        <w:tblW w:w="0" w:type="auto"/>
        <w:tblLook w:val="04A0" w:firstRow="1" w:lastRow="0" w:firstColumn="1" w:lastColumn="0" w:noHBand="0" w:noVBand="1"/>
      </w:tblPr>
      <w:tblGrid>
        <w:gridCol w:w="3236"/>
        <w:gridCol w:w="3267"/>
        <w:gridCol w:w="2739"/>
      </w:tblGrid>
      <w:tr w:rsidR="00771D1C" w14:paraId="557EE563" w14:textId="77777777" w:rsidTr="00451A54">
        <w:tc>
          <w:tcPr>
            <w:tcW w:w="9242" w:type="dxa"/>
            <w:gridSpan w:val="3"/>
          </w:tcPr>
          <w:p w14:paraId="4C9D9C38" w14:textId="3B5E73AD" w:rsidR="00771D1C" w:rsidRDefault="00771D1C" w:rsidP="00771D1C">
            <w:pPr>
              <w:bidi/>
              <w:jc w:val="center"/>
              <w:rPr>
                <w:rtl/>
              </w:rPr>
            </w:pPr>
            <w:r>
              <w:rPr>
                <w:noProof/>
              </w:rPr>
              <w:drawing>
                <wp:inline distT="0" distB="0" distL="0" distR="0" wp14:anchorId="318877F5" wp14:editId="59D33523">
                  <wp:extent cx="2069961" cy="778431"/>
                  <wp:effectExtent l="0" t="0" r="0" b="0"/>
                  <wp:docPr id="25879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5535" name=""/>
                          <pic:cNvPicPr/>
                        </pic:nvPicPr>
                        <pic:blipFill>
                          <a:blip r:embed="rId76"/>
                          <a:stretch>
                            <a:fillRect/>
                          </a:stretch>
                        </pic:blipFill>
                        <pic:spPr>
                          <a:xfrm>
                            <a:off x="0" y="0"/>
                            <a:ext cx="2115587" cy="795589"/>
                          </a:xfrm>
                          <a:prstGeom prst="rect">
                            <a:avLst/>
                          </a:prstGeom>
                        </pic:spPr>
                      </pic:pic>
                    </a:graphicData>
                  </a:graphic>
                </wp:inline>
              </w:drawing>
            </w:r>
          </w:p>
        </w:tc>
      </w:tr>
      <w:tr w:rsidR="00771D1C" w14:paraId="3CA3FAB3" w14:textId="77777777" w:rsidTr="00771D1C">
        <w:tc>
          <w:tcPr>
            <w:tcW w:w="3413" w:type="dxa"/>
          </w:tcPr>
          <w:p w14:paraId="4A39E2F8" w14:textId="5510B64F" w:rsidR="00771D1C" w:rsidRDefault="00771D1C" w:rsidP="00771D1C">
            <w:pPr>
              <w:bidi/>
              <w:rPr>
                <w:rtl/>
              </w:rPr>
            </w:pPr>
            <w:r>
              <w:rPr>
                <w:noProof/>
              </w:rPr>
              <w:drawing>
                <wp:inline distT="0" distB="0" distL="0" distR="0" wp14:anchorId="7D2ED654" wp14:editId="68E04B3F">
                  <wp:extent cx="1831627" cy="1361552"/>
                  <wp:effectExtent l="0" t="0" r="0" b="0"/>
                  <wp:docPr id="130170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08568" name=""/>
                          <pic:cNvPicPr/>
                        </pic:nvPicPr>
                        <pic:blipFill>
                          <a:blip r:embed="rId77"/>
                          <a:stretch>
                            <a:fillRect/>
                          </a:stretch>
                        </pic:blipFill>
                        <pic:spPr>
                          <a:xfrm>
                            <a:off x="0" y="0"/>
                            <a:ext cx="1880512" cy="1397891"/>
                          </a:xfrm>
                          <a:prstGeom prst="rect">
                            <a:avLst/>
                          </a:prstGeom>
                        </pic:spPr>
                      </pic:pic>
                    </a:graphicData>
                  </a:graphic>
                </wp:inline>
              </w:drawing>
            </w:r>
          </w:p>
        </w:tc>
        <w:tc>
          <w:tcPr>
            <w:tcW w:w="3465" w:type="dxa"/>
          </w:tcPr>
          <w:p w14:paraId="29C5208F" w14:textId="25A01FE5" w:rsidR="00771D1C" w:rsidRDefault="00771D1C" w:rsidP="00771D1C">
            <w:pPr>
              <w:bidi/>
            </w:pPr>
            <w:r>
              <w:rPr>
                <w:noProof/>
              </w:rPr>
              <w:drawing>
                <wp:inline distT="0" distB="0" distL="0" distR="0" wp14:anchorId="0AF4524F" wp14:editId="642BC40A">
                  <wp:extent cx="1841437" cy="1419161"/>
                  <wp:effectExtent l="0" t="0" r="0" b="0"/>
                  <wp:docPr id="171025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51795" name=""/>
                          <pic:cNvPicPr/>
                        </pic:nvPicPr>
                        <pic:blipFill>
                          <a:blip r:embed="rId78"/>
                          <a:stretch>
                            <a:fillRect/>
                          </a:stretch>
                        </pic:blipFill>
                        <pic:spPr>
                          <a:xfrm>
                            <a:off x="0" y="0"/>
                            <a:ext cx="1892623" cy="1458609"/>
                          </a:xfrm>
                          <a:prstGeom prst="rect">
                            <a:avLst/>
                          </a:prstGeom>
                        </pic:spPr>
                      </pic:pic>
                    </a:graphicData>
                  </a:graphic>
                </wp:inline>
              </w:drawing>
            </w:r>
          </w:p>
        </w:tc>
        <w:tc>
          <w:tcPr>
            <w:tcW w:w="2364" w:type="dxa"/>
          </w:tcPr>
          <w:p w14:paraId="0A7EC6F9" w14:textId="41BAA66D" w:rsidR="00771D1C" w:rsidRDefault="00771D1C" w:rsidP="00771D1C">
            <w:pPr>
              <w:bidi/>
              <w:rPr>
                <w:rtl/>
              </w:rPr>
            </w:pPr>
            <w:r>
              <w:rPr>
                <w:noProof/>
              </w:rPr>
              <w:drawing>
                <wp:inline distT="0" distB="0" distL="0" distR="0" wp14:anchorId="308F6D8E" wp14:editId="7FF4884A">
                  <wp:extent cx="1602176" cy="1341455"/>
                  <wp:effectExtent l="0" t="0" r="0" b="0"/>
                  <wp:docPr id="192754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47864" name=""/>
                          <pic:cNvPicPr/>
                        </pic:nvPicPr>
                        <pic:blipFill>
                          <a:blip r:embed="rId79"/>
                          <a:stretch>
                            <a:fillRect/>
                          </a:stretch>
                        </pic:blipFill>
                        <pic:spPr>
                          <a:xfrm>
                            <a:off x="0" y="0"/>
                            <a:ext cx="1628260" cy="1363294"/>
                          </a:xfrm>
                          <a:prstGeom prst="rect">
                            <a:avLst/>
                          </a:prstGeom>
                        </pic:spPr>
                      </pic:pic>
                    </a:graphicData>
                  </a:graphic>
                </wp:inline>
              </w:drawing>
            </w:r>
          </w:p>
        </w:tc>
      </w:tr>
    </w:tbl>
    <w:p w14:paraId="7CC98423" w14:textId="65C8762E" w:rsidR="006F61B7" w:rsidRPr="00660BB0" w:rsidRDefault="000314AF" w:rsidP="00660BB0">
      <w:pPr>
        <w:bidi/>
        <w:spacing w:line="360" w:lineRule="auto"/>
        <w:jc w:val="both"/>
        <w:rPr>
          <w:rFonts w:asciiTheme="minorBidi" w:hAnsiTheme="minorBidi"/>
          <w:sz w:val="20"/>
          <w:szCs w:val="20"/>
        </w:rPr>
      </w:pPr>
      <w:r w:rsidRPr="006F61B7">
        <w:rPr>
          <w:rFonts w:asciiTheme="minorBidi" w:hAnsiTheme="minorBidi" w:hint="cs"/>
          <w:sz w:val="20"/>
          <w:szCs w:val="20"/>
          <w:rtl/>
        </w:rPr>
        <w:t>גר</w:t>
      </w:r>
      <w:r w:rsidR="00771D1C" w:rsidRPr="006F61B7">
        <w:rPr>
          <w:rFonts w:asciiTheme="minorBidi" w:hAnsiTheme="minorBidi" w:hint="cs"/>
          <w:sz w:val="20"/>
          <w:szCs w:val="20"/>
          <w:rtl/>
        </w:rPr>
        <w:t xml:space="preserve">פים </w:t>
      </w:r>
      <w:r w:rsidR="00D92889">
        <w:rPr>
          <w:rFonts w:asciiTheme="minorBidi" w:hAnsiTheme="minorBidi" w:hint="cs"/>
          <w:sz w:val="20"/>
          <w:szCs w:val="20"/>
          <w:rtl/>
        </w:rPr>
        <w:t>ה</w:t>
      </w:r>
      <w:r w:rsidRPr="006F61B7">
        <w:rPr>
          <w:rFonts w:asciiTheme="minorBidi" w:hAnsiTheme="minorBidi" w:hint="cs"/>
          <w:sz w:val="20"/>
          <w:szCs w:val="20"/>
          <w:rtl/>
        </w:rPr>
        <w:t>מציגים את מדד</w:t>
      </w:r>
      <w:r w:rsidR="00EE6A68" w:rsidRPr="006F61B7">
        <w:rPr>
          <w:rFonts w:asciiTheme="minorBidi" w:hAnsiTheme="minorBidi" w:hint="cs"/>
          <w:sz w:val="20"/>
          <w:szCs w:val="20"/>
          <w:rtl/>
        </w:rPr>
        <w:t>י איכות תוצרי הרשת</w:t>
      </w:r>
      <w:r w:rsidR="00725394" w:rsidRPr="006F61B7">
        <w:rPr>
          <w:rFonts w:asciiTheme="minorBidi" w:hAnsiTheme="minorBidi" w:hint="cs"/>
          <w:sz w:val="20"/>
          <w:szCs w:val="20"/>
          <w:rtl/>
        </w:rPr>
        <w:t xml:space="preserve"> </w:t>
      </w:r>
      <w:r w:rsidR="00725394" w:rsidRPr="006F61B7">
        <w:rPr>
          <w:rFonts w:asciiTheme="minorBidi" w:hAnsiTheme="minorBidi" w:hint="cs"/>
          <w:sz w:val="20"/>
          <w:szCs w:val="20"/>
          <w:rtl/>
        </w:rPr>
        <w:t xml:space="preserve">כפונקציה של התקמדות האימון עבור ארכיטקטורת </w:t>
      </w:r>
      <w:r w:rsidR="00725394" w:rsidRPr="006F61B7">
        <w:rPr>
          <w:rFonts w:asciiTheme="minorBidi" w:hAnsiTheme="minorBidi"/>
          <w:sz w:val="20"/>
          <w:szCs w:val="20"/>
        </w:rPr>
        <w:t>SrWgan</w:t>
      </w:r>
      <w:r w:rsidR="00725394" w:rsidRPr="006F61B7">
        <w:rPr>
          <w:rFonts w:asciiTheme="minorBidi" w:hAnsiTheme="minorBidi" w:hint="cs"/>
          <w:sz w:val="20"/>
          <w:szCs w:val="20"/>
          <w:rtl/>
        </w:rPr>
        <w:t xml:space="preserve"> ו אריכטקטורת </w:t>
      </w:r>
      <w:r w:rsidR="00725394" w:rsidRPr="006F61B7">
        <w:rPr>
          <w:rFonts w:asciiTheme="minorBidi" w:hAnsiTheme="minorBidi"/>
          <w:sz w:val="20"/>
          <w:szCs w:val="20"/>
        </w:rPr>
        <w:t>SrWganGp</w:t>
      </w:r>
      <w:r w:rsidR="00725394" w:rsidRPr="006F61B7">
        <w:rPr>
          <w:rFonts w:asciiTheme="minorBidi" w:hAnsiTheme="minorBidi" w:hint="cs"/>
          <w:sz w:val="20"/>
          <w:szCs w:val="20"/>
          <w:rtl/>
        </w:rPr>
        <w:t xml:space="preserve"> עם כמה משקלים שונים עבור תנאי הרגולציה.</w:t>
      </w:r>
      <w:r w:rsidR="00EE6A68" w:rsidRPr="006F61B7">
        <w:rPr>
          <w:rFonts w:asciiTheme="minorBidi" w:hAnsiTheme="minorBidi" w:hint="cs"/>
          <w:sz w:val="20"/>
          <w:szCs w:val="20"/>
          <w:rtl/>
        </w:rPr>
        <w:t xml:space="preserve"> </w:t>
      </w:r>
      <w:r w:rsidR="00725394" w:rsidRPr="006F61B7">
        <w:rPr>
          <w:rFonts w:asciiTheme="minorBidi" w:hAnsiTheme="minorBidi" w:hint="cs"/>
          <w:sz w:val="20"/>
          <w:szCs w:val="20"/>
          <w:rtl/>
        </w:rPr>
        <w:t xml:space="preserve">משמאל לימין, </w:t>
      </w:r>
      <w:r w:rsidR="00725394" w:rsidRPr="006F61B7">
        <w:rPr>
          <w:rFonts w:asciiTheme="minorBidi" w:hAnsiTheme="minorBidi" w:hint="cs"/>
          <w:sz w:val="20"/>
          <w:szCs w:val="20"/>
        </w:rPr>
        <w:t>PSNR</w:t>
      </w:r>
      <w:r w:rsidR="00725394" w:rsidRPr="006F61B7">
        <w:rPr>
          <w:rFonts w:asciiTheme="minorBidi" w:hAnsiTheme="minorBidi" w:hint="cs"/>
          <w:sz w:val="20"/>
          <w:szCs w:val="20"/>
          <w:rtl/>
        </w:rPr>
        <w:t xml:space="preserve">, </w:t>
      </w:r>
      <w:r w:rsidR="00725394" w:rsidRPr="006F61B7">
        <w:rPr>
          <w:rFonts w:asciiTheme="minorBidi" w:hAnsiTheme="minorBidi" w:hint="cs"/>
          <w:sz w:val="20"/>
          <w:szCs w:val="20"/>
        </w:rPr>
        <w:t>FID</w:t>
      </w:r>
      <w:r w:rsidR="00725394" w:rsidRPr="006F61B7">
        <w:rPr>
          <w:rFonts w:asciiTheme="minorBidi" w:hAnsiTheme="minorBidi" w:hint="cs"/>
          <w:sz w:val="20"/>
          <w:szCs w:val="20"/>
          <w:rtl/>
        </w:rPr>
        <w:t xml:space="preserve">, </w:t>
      </w:r>
      <w:r w:rsidR="00725394" w:rsidRPr="006F61B7">
        <w:rPr>
          <w:rFonts w:asciiTheme="minorBidi" w:hAnsiTheme="minorBidi" w:hint="cs"/>
          <w:sz w:val="20"/>
          <w:szCs w:val="20"/>
        </w:rPr>
        <w:t>SSIM</w:t>
      </w:r>
      <w:r w:rsidR="00725394" w:rsidRPr="006F61B7">
        <w:rPr>
          <w:rFonts w:asciiTheme="minorBidi" w:hAnsiTheme="minorBidi" w:hint="cs"/>
          <w:sz w:val="20"/>
          <w:szCs w:val="20"/>
          <w:rtl/>
        </w:rPr>
        <w:t>.</w:t>
      </w:r>
    </w:p>
    <w:p w14:paraId="5FA91609" w14:textId="46E98387" w:rsidR="006F61B7" w:rsidRDefault="006F61B7" w:rsidP="006F61B7">
      <w:pPr>
        <w:bidi/>
        <w:rPr>
          <w:lang w:val="en-US"/>
        </w:rPr>
      </w:pPr>
    </w:p>
    <w:p w14:paraId="66CBA555" w14:textId="77777777" w:rsidR="006F61B7" w:rsidRDefault="006F61B7" w:rsidP="006F61B7">
      <w:pPr>
        <w:bidi/>
        <w:rPr>
          <w:lang w:val="en-US"/>
        </w:rPr>
      </w:pPr>
    </w:p>
    <w:p w14:paraId="6BE5D310" w14:textId="77777777" w:rsidR="006F61B7" w:rsidRPr="006F61B7" w:rsidRDefault="006F61B7" w:rsidP="006F61B7">
      <w:pPr>
        <w:bidi/>
        <w:rPr>
          <w:lang w:val="en-US"/>
        </w:rPr>
      </w:pPr>
    </w:p>
    <w:p w14:paraId="072FBA30" w14:textId="60E9CB93" w:rsidR="00486EAB" w:rsidRDefault="00486EAB" w:rsidP="00434C82">
      <w:pPr>
        <w:pStyle w:val="Heading2"/>
        <w:bidi/>
      </w:pPr>
      <w:bookmarkStart w:id="11" w:name="_Toc137559871"/>
      <w:r>
        <w:t>Conditional GAN</w:t>
      </w:r>
      <w:bookmarkEnd w:id="11"/>
    </w:p>
    <w:p w14:paraId="76FCE991" w14:textId="77777777" w:rsidR="00486EAB" w:rsidRDefault="00486EAB" w:rsidP="00486EAB">
      <w:pPr>
        <w:bidi/>
        <w:rPr>
          <w:lang w:val="en-US"/>
        </w:rPr>
      </w:pPr>
    </w:p>
    <w:p w14:paraId="0F9D21EF" w14:textId="77777777" w:rsidR="00A014EE" w:rsidRDefault="00A014EE" w:rsidP="0042401A">
      <w:pPr>
        <w:bidi/>
        <w:rPr>
          <w:rFonts w:cs="Arial"/>
          <w:lang w:val="en-US"/>
        </w:rPr>
      </w:pPr>
      <w:r w:rsidRPr="00A014EE">
        <w:rPr>
          <w:lang w:val="en-US"/>
        </w:rPr>
        <w:t>C:\Users\liorb\Desktop\work\SrProject\save_work\save_sr_gan</w:t>
      </w:r>
      <w:r w:rsidRPr="00A014EE">
        <w:rPr>
          <w:rFonts w:cs="Arial" w:hint="cs"/>
          <w:rtl/>
          <w:lang w:val="en-US"/>
        </w:rPr>
        <w:t xml:space="preserve"> </w:t>
      </w:r>
    </w:p>
    <w:p w14:paraId="71584604" w14:textId="3C2C6EA2" w:rsidR="0042401A" w:rsidRDefault="0042401A" w:rsidP="00A014EE">
      <w:pPr>
        <w:bidi/>
        <w:rPr>
          <w:lang w:val="en-US"/>
        </w:rPr>
      </w:pPr>
      <w:r>
        <w:rPr>
          <w:rFonts w:hint="cs"/>
          <w:rtl/>
          <w:lang w:val="en-US"/>
        </w:rPr>
        <w:t xml:space="preserve">לפני החלפת </w:t>
      </w:r>
      <w:r>
        <w:rPr>
          <w:rFonts w:hint="cs"/>
          <w:lang w:val="en-US"/>
        </w:rPr>
        <w:t xml:space="preserve">UPSAMPLE </w:t>
      </w:r>
    </w:p>
    <w:p w14:paraId="3D6B67AE" w14:textId="2ABBDD18" w:rsidR="0042401A" w:rsidRDefault="0042401A" w:rsidP="0042401A">
      <w:pPr>
        <w:bidi/>
        <w:rPr>
          <w:rtl/>
          <w:lang w:val="en-US"/>
        </w:rPr>
      </w:pPr>
      <w:r>
        <w:rPr>
          <w:rFonts w:hint="cs"/>
          <w:rtl/>
          <w:lang w:val="en-US"/>
        </w:rPr>
        <w:t xml:space="preserve">אומנם התמונה נהיית יותר חדה </w:t>
      </w:r>
    </w:p>
    <w:p w14:paraId="55597201" w14:textId="77777777" w:rsidR="00423DF1" w:rsidRDefault="0042401A" w:rsidP="0042401A">
      <w:pPr>
        <w:bidi/>
        <w:rPr>
          <w:lang w:val="en-US"/>
        </w:rPr>
      </w:pPr>
      <w:r>
        <w:rPr>
          <w:rFonts w:hint="cs"/>
          <w:rtl/>
          <w:lang w:val="en-US"/>
        </w:rPr>
        <w:t>אבל, ניתן לראות ריבועים בתמונה המשוחזרת</w:t>
      </w:r>
    </w:p>
    <w:p w14:paraId="76EC5CA2" w14:textId="18853AC6" w:rsidR="0042401A" w:rsidRDefault="00423DF1" w:rsidP="00423DF1">
      <w:pPr>
        <w:bidi/>
        <w:rPr>
          <w:rtl/>
          <w:lang w:val="en-US"/>
        </w:rPr>
      </w:pPr>
      <w:r>
        <w:rPr>
          <w:rFonts w:hint="cs"/>
          <w:rtl/>
          <w:lang w:val="en-US"/>
        </w:rPr>
        <w:t xml:space="preserve">בנוסף כנראה שהאימון היה לא תקין כי ה </w:t>
      </w:r>
      <w:r>
        <w:rPr>
          <w:rFonts w:hint="cs"/>
          <w:lang w:val="en-US"/>
        </w:rPr>
        <w:t>GEN DIS</w:t>
      </w:r>
      <w:r>
        <w:rPr>
          <w:rFonts w:hint="cs"/>
          <w:rtl/>
          <w:lang w:val="en-US"/>
        </w:rPr>
        <w:t xml:space="preserve"> </w:t>
      </w:r>
      <w:r>
        <w:rPr>
          <w:rFonts w:hint="cs"/>
          <w:lang w:val="en-US"/>
        </w:rPr>
        <w:t xml:space="preserve">LOSSES </w:t>
      </w:r>
      <w:r>
        <w:rPr>
          <w:rFonts w:hint="cs"/>
          <w:rtl/>
          <w:lang w:val="en-US"/>
        </w:rPr>
        <w:t xml:space="preserve"> היו 0 די כל הזמן</w:t>
      </w:r>
      <w:r w:rsidR="0042401A">
        <w:rPr>
          <w:rtl/>
          <w:lang w:val="en-US"/>
        </w:rPr>
        <w:br/>
      </w:r>
      <w:r w:rsidR="0042401A">
        <w:rPr>
          <w:noProof/>
        </w:rPr>
        <w:drawing>
          <wp:inline distT="0" distB="0" distL="0" distR="0" wp14:anchorId="15BE3A60" wp14:editId="32F074F9">
            <wp:extent cx="5731510" cy="1885315"/>
            <wp:effectExtent l="0" t="0" r="2540" b="635"/>
            <wp:docPr id="6370317" name="Picture 1" descr="A picture containing human face, person, glasses, fore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317" name="Picture 1" descr="A picture containing human face, person, glasses, forehead&#10;&#10;Description automatically generated"/>
                    <pic:cNvPicPr/>
                  </pic:nvPicPr>
                  <pic:blipFill>
                    <a:blip r:embed="rId80"/>
                    <a:stretch>
                      <a:fillRect/>
                    </a:stretch>
                  </pic:blipFill>
                  <pic:spPr>
                    <a:xfrm>
                      <a:off x="0" y="0"/>
                      <a:ext cx="5731510" cy="1885315"/>
                    </a:xfrm>
                    <a:prstGeom prst="rect">
                      <a:avLst/>
                    </a:prstGeom>
                  </pic:spPr>
                </pic:pic>
              </a:graphicData>
            </a:graphic>
          </wp:inline>
        </w:drawing>
      </w:r>
    </w:p>
    <w:p w14:paraId="7C7B881E" w14:textId="1DCAB8BE" w:rsidR="0042401A" w:rsidRDefault="0042401A" w:rsidP="0042401A">
      <w:pPr>
        <w:bidi/>
        <w:rPr>
          <w:lang w:val="en-US"/>
        </w:rPr>
      </w:pPr>
      <w:r>
        <w:rPr>
          <w:noProof/>
        </w:rPr>
        <w:lastRenderedPageBreak/>
        <w:drawing>
          <wp:inline distT="0" distB="0" distL="0" distR="0" wp14:anchorId="051E25FF" wp14:editId="447D8937">
            <wp:extent cx="5731510" cy="2113280"/>
            <wp:effectExtent l="0" t="0" r="2540" b="1270"/>
            <wp:docPr id="188389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946" name=""/>
                    <pic:cNvPicPr/>
                  </pic:nvPicPr>
                  <pic:blipFill>
                    <a:blip r:embed="rId81"/>
                    <a:stretch>
                      <a:fillRect/>
                    </a:stretch>
                  </pic:blipFill>
                  <pic:spPr>
                    <a:xfrm>
                      <a:off x="0" y="0"/>
                      <a:ext cx="5731510" cy="2113280"/>
                    </a:xfrm>
                    <a:prstGeom prst="rect">
                      <a:avLst/>
                    </a:prstGeom>
                  </pic:spPr>
                </pic:pic>
              </a:graphicData>
            </a:graphic>
          </wp:inline>
        </w:drawing>
      </w:r>
    </w:p>
    <w:p w14:paraId="1330641A" w14:textId="77777777" w:rsidR="00714546" w:rsidRDefault="00714546" w:rsidP="00714546">
      <w:pPr>
        <w:bidi/>
        <w:rPr>
          <w:lang w:val="en-US"/>
        </w:rPr>
      </w:pPr>
    </w:p>
    <w:p w14:paraId="4FB0935A" w14:textId="77777777" w:rsidR="00714546" w:rsidRDefault="00714546" w:rsidP="00714546">
      <w:pPr>
        <w:bidi/>
        <w:rPr>
          <w:lang w:val="en-US"/>
        </w:rPr>
      </w:pPr>
    </w:p>
    <w:p w14:paraId="77AC81EC" w14:textId="77777777" w:rsidR="00714546" w:rsidRDefault="00714546" w:rsidP="00714546">
      <w:pPr>
        <w:bidi/>
        <w:rPr>
          <w:lang w:val="en-US"/>
        </w:rPr>
      </w:pPr>
    </w:p>
    <w:p w14:paraId="37B5382A" w14:textId="77777777" w:rsidR="00714546" w:rsidRDefault="00714546" w:rsidP="00714546">
      <w:pPr>
        <w:bidi/>
        <w:rPr>
          <w:lang w:val="en-US"/>
        </w:rPr>
      </w:pPr>
    </w:p>
    <w:p w14:paraId="14F67E5B" w14:textId="77777777" w:rsidR="00714546" w:rsidRDefault="00714546" w:rsidP="00714546">
      <w:pPr>
        <w:bidi/>
        <w:rPr>
          <w:lang w:val="en-US"/>
        </w:rPr>
      </w:pPr>
    </w:p>
    <w:p w14:paraId="51418BB4" w14:textId="77777777" w:rsidR="00714546" w:rsidRDefault="00714546" w:rsidP="00714546">
      <w:pPr>
        <w:bidi/>
        <w:rPr>
          <w:lang w:val="en-US"/>
        </w:rPr>
      </w:pPr>
    </w:p>
    <w:p w14:paraId="4A782AA0" w14:textId="77777777" w:rsidR="00714546" w:rsidRDefault="00714546" w:rsidP="00714546">
      <w:pPr>
        <w:bidi/>
        <w:rPr>
          <w:lang w:val="en-US"/>
        </w:rPr>
      </w:pPr>
    </w:p>
    <w:p w14:paraId="7658FE37" w14:textId="77777777" w:rsidR="00714546" w:rsidRDefault="00714546" w:rsidP="00714546">
      <w:pPr>
        <w:bidi/>
        <w:rPr>
          <w:lang w:val="en-US"/>
        </w:rPr>
      </w:pPr>
    </w:p>
    <w:p w14:paraId="39D5174A" w14:textId="77777777" w:rsidR="00714546" w:rsidRDefault="00714546" w:rsidP="00714546">
      <w:pPr>
        <w:bidi/>
        <w:rPr>
          <w:lang w:val="en-US"/>
        </w:rPr>
      </w:pPr>
    </w:p>
    <w:p w14:paraId="61214845" w14:textId="77777777" w:rsidR="00714546" w:rsidRDefault="00714546" w:rsidP="00714546">
      <w:pPr>
        <w:bidi/>
        <w:rPr>
          <w:lang w:val="en-US"/>
        </w:rPr>
      </w:pPr>
    </w:p>
    <w:p w14:paraId="6DE67249" w14:textId="77777777" w:rsidR="00714546" w:rsidRDefault="00714546" w:rsidP="00714546">
      <w:pPr>
        <w:bidi/>
        <w:rPr>
          <w:lang w:val="en-US"/>
        </w:rPr>
      </w:pPr>
    </w:p>
    <w:p w14:paraId="769D8AAE" w14:textId="398EDBC5" w:rsidR="00714546" w:rsidRDefault="00714546" w:rsidP="00714546">
      <w:pPr>
        <w:bidi/>
        <w:rPr>
          <w:rtl/>
          <w:lang w:val="en-US"/>
        </w:rPr>
      </w:pPr>
      <w:r>
        <w:rPr>
          <w:rFonts w:hint="cs"/>
          <w:rtl/>
          <w:lang w:val="en-US"/>
        </w:rPr>
        <w:t>מקורות</w:t>
      </w:r>
    </w:p>
    <w:p w14:paraId="28A87C58" w14:textId="21FDD834" w:rsidR="00714546" w:rsidRDefault="00714546" w:rsidP="00714546">
      <w:pPr>
        <w:rPr>
          <w:rFonts w:asciiTheme="minorBidi" w:hAnsiTheme="minorBidi"/>
          <w:sz w:val="24"/>
          <w:szCs w:val="24"/>
          <w:rtl/>
        </w:rPr>
      </w:pPr>
      <w:r w:rsidRPr="00985D2E">
        <w:rPr>
          <w:rFonts w:asciiTheme="minorBidi" w:hAnsiTheme="minorBidi"/>
          <w:sz w:val="24"/>
          <w:szCs w:val="24"/>
        </w:rPr>
        <w:t>[1</w:t>
      </w:r>
      <w:r w:rsidRPr="00985D2E">
        <w:rPr>
          <w:rFonts w:asciiTheme="minorBidi" w:hAnsiTheme="minorBidi"/>
          <w:sz w:val="24"/>
          <w:szCs w:val="24"/>
          <w:rtl/>
        </w:rPr>
        <w:t>[</w:t>
      </w:r>
      <w:r w:rsidRPr="00985D2E">
        <w:rPr>
          <w:rFonts w:asciiTheme="minorBidi" w:hAnsiTheme="minorBidi"/>
          <w:sz w:val="24"/>
          <w:szCs w:val="24"/>
        </w:rPr>
        <w:t xml:space="preserve"> Goodfellow, Ian, et al. "Generative adversarial networks." Communications of the ACM 63.11 (2020): 139-144.</w:t>
      </w:r>
      <w:r w:rsidRPr="00985D2E">
        <w:rPr>
          <w:rFonts w:asciiTheme="minorBidi" w:hAnsiTheme="minorBidi"/>
          <w:sz w:val="24"/>
          <w:szCs w:val="24"/>
          <w:rtl/>
        </w:rPr>
        <w:t>‏</w:t>
      </w:r>
    </w:p>
    <w:p w14:paraId="20BEBECD" w14:textId="29832ED5" w:rsidR="00714546" w:rsidRDefault="00714546" w:rsidP="00714546">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2</w:t>
      </w:r>
      <w:r w:rsidRPr="00985D2E">
        <w:rPr>
          <w:rFonts w:asciiTheme="minorBidi" w:hAnsiTheme="minorBidi"/>
          <w:sz w:val="24"/>
          <w:szCs w:val="24"/>
        </w:rPr>
        <w:t>]</w:t>
      </w:r>
      <w:bookmarkStart w:id="12" w:name="_Hlk105846485"/>
      <w:r w:rsidRPr="00985D2E">
        <w:rPr>
          <w:rFonts w:asciiTheme="minorBidi" w:hAnsiTheme="minorBidi"/>
          <w:sz w:val="24"/>
          <w:szCs w:val="24"/>
        </w:rPr>
        <w:t xml:space="preserve"> LEDIG, Christian, et al. Photo-realistic single image super-resolution using a generative adversarial network. In: Proceedings of the IEEE conference on computer vision and pattern recognition. 2017. p. 4681-4690.</w:t>
      </w:r>
      <w:bookmarkEnd w:id="12"/>
    </w:p>
    <w:p w14:paraId="347D6651" w14:textId="1160246D" w:rsidR="00E43217" w:rsidRDefault="00E43217" w:rsidP="00E43217">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3</w:t>
      </w:r>
      <w:r w:rsidRPr="00985D2E">
        <w:rPr>
          <w:rFonts w:asciiTheme="minorBidi" w:hAnsiTheme="minorBidi"/>
          <w:sz w:val="24"/>
          <w:szCs w:val="24"/>
        </w:rPr>
        <w:t>] JOHNSON, Justin; ALAHI, Alexandre; FEI-FEI, Li. Perceptual losses for real-time style transfer and super-resolution. In: European conference on computer vision. Springer, Cham, 2016. p. 694-711.</w:t>
      </w:r>
    </w:p>
    <w:p w14:paraId="3909D608" w14:textId="6993CF6F" w:rsidR="002F1113" w:rsidRDefault="002F1113" w:rsidP="002F1113">
      <w:pPr>
        <w:rPr>
          <w:rFonts w:asciiTheme="minorBidi" w:hAnsiTheme="minorBidi"/>
          <w:sz w:val="24"/>
          <w:szCs w:val="24"/>
        </w:rPr>
      </w:pPr>
      <w:r>
        <w:rPr>
          <w:rFonts w:asciiTheme="minorBidi" w:hAnsiTheme="minorBidi"/>
          <w:sz w:val="24"/>
          <w:szCs w:val="24"/>
        </w:rPr>
        <w:t xml:space="preserve">[4] </w:t>
      </w:r>
      <w:r w:rsidRPr="00532900">
        <w:rPr>
          <w:rFonts w:asciiTheme="minorBidi" w:hAnsiTheme="minorBidi"/>
          <w:sz w:val="24"/>
          <w:szCs w:val="24"/>
        </w:rPr>
        <w:t>HE, Kaiming, et al. Deep residual learning for image recognition. In: Proceedings of the IEEE conference on computer vision and pattern recognition. 2016. p. 770-778.</w:t>
      </w:r>
      <w:r w:rsidRPr="00532900">
        <w:rPr>
          <w:rFonts w:asciiTheme="minorBidi" w:hAnsiTheme="minorBidi"/>
          <w:sz w:val="24"/>
          <w:szCs w:val="24"/>
          <w:rtl/>
        </w:rPr>
        <w:t>‏</w:t>
      </w:r>
    </w:p>
    <w:p w14:paraId="1142764F" w14:textId="650C37B0" w:rsidR="009C2B42" w:rsidRDefault="009C2B42" w:rsidP="009C2B4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5</w:t>
      </w:r>
      <w:r w:rsidRPr="00985D2E">
        <w:rPr>
          <w:rFonts w:asciiTheme="minorBidi" w:hAnsiTheme="minorBidi"/>
          <w:sz w:val="24"/>
          <w:szCs w:val="24"/>
        </w:rPr>
        <w:t>] Wang, Zhou, et al. "Image quality assessment: from error visibility to structural similarity." IEEE transactions on image processing 13.4 (2004): 600-612</w:t>
      </w:r>
    </w:p>
    <w:p w14:paraId="2FB88145" w14:textId="77777777" w:rsidR="00D57AD0" w:rsidRPr="00985D2E" w:rsidRDefault="00D57AD0" w:rsidP="009C2B42">
      <w:pPr>
        <w:rPr>
          <w:rFonts w:asciiTheme="minorBidi" w:hAnsiTheme="minorBidi"/>
          <w:sz w:val="24"/>
          <w:szCs w:val="24"/>
        </w:rPr>
      </w:pPr>
    </w:p>
    <w:p w14:paraId="5709391F" w14:textId="5407F31B" w:rsidR="00F70562" w:rsidRPr="00985D2E" w:rsidRDefault="00F70562" w:rsidP="00F70562">
      <w:pPr>
        <w:rPr>
          <w:rFonts w:asciiTheme="minorBidi" w:hAnsiTheme="minorBidi"/>
          <w:sz w:val="24"/>
          <w:szCs w:val="24"/>
        </w:rPr>
      </w:pPr>
      <w:r w:rsidRPr="00985D2E">
        <w:rPr>
          <w:rFonts w:asciiTheme="minorBidi" w:hAnsiTheme="minorBidi"/>
          <w:sz w:val="24"/>
          <w:szCs w:val="24"/>
        </w:rPr>
        <w:lastRenderedPageBreak/>
        <w:t>[</w:t>
      </w:r>
      <w:r>
        <w:rPr>
          <w:rFonts w:asciiTheme="minorBidi" w:hAnsiTheme="minorBidi"/>
          <w:sz w:val="24"/>
          <w:szCs w:val="24"/>
          <w:lang w:val="en-US"/>
        </w:rPr>
        <w:t>6</w:t>
      </w:r>
      <w:r w:rsidRPr="00985D2E">
        <w:rPr>
          <w:rFonts w:asciiTheme="minorBidi" w:hAnsiTheme="minorBidi"/>
          <w:sz w:val="24"/>
          <w:szCs w:val="24"/>
        </w:rPr>
        <w:t>] Arjovsky, Martin, Soumith Chintala, and Léon Bottou. "Wasserstein generative adversarial networks." International conference on machine learning. PMLR, 2017.</w:t>
      </w:r>
      <w:r w:rsidRPr="00985D2E">
        <w:rPr>
          <w:rFonts w:asciiTheme="minorBidi" w:hAnsiTheme="minorBidi"/>
          <w:sz w:val="24"/>
          <w:szCs w:val="24"/>
          <w:rtl/>
        </w:rPr>
        <w:t>‏</w:t>
      </w:r>
    </w:p>
    <w:p w14:paraId="10B893D9" w14:textId="19313840" w:rsidR="00D57AD0" w:rsidRPr="00985D2E" w:rsidRDefault="00D57AD0" w:rsidP="00D57AD0">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7</w:t>
      </w:r>
      <w:r w:rsidRPr="00985D2E">
        <w:rPr>
          <w:rFonts w:asciiTheme="minorBidi" w:hAnsiTheme="minorBidi"/>
          <w:sz w:val="24"/>
          <w:szCs w:val="24"/>
        </w:rPr>
        <w:t>] Gulrajani, Ishaan, et al. "Improved training of wasserstein gans." Advances in neural information processing systems 30 (2017).</w:t>
      </w:r>
      <w:r w:rsidRPr="00985D2E">
        <w:rPr>
          <w:rFonts w:asciiTheme="minorBidi" w:hAnsiTheme="minorBidi"/>
          <w:sz w:val="24"/>
          <w:szCs w:val="24"/>
          <w:rtl/>
        </w:rPr>
        <w:t>‏</w:t>
      </w:r>
    </w:p>
    <w:p w14:paraId="2E60221F" w14:textId="77777777" w:rsidR="002F1113" w:rsidRPr="00985D2E" w:rsidRDefault="002F1113" w:rsidP="00E43217">
      <w:pPr>
        <w:rPr>
          <w:rFonts w:asciiTheme="minorBidi" w:hAnsiTheme="minorBidi"/>
          <w:sz w:val="24"/>
          <w:szCs w:val="24"/>
        </w:rPr>
      </w:pPr>
    </w:p>
    <w:p w14:paraId="0FB52C9E" w14:textId="77777777" w:rsidR="00E43217" w:rsidRDefault="00E43217" w:rsidP="00714546">
      <w:pPr>
        <w:rPr>
          <w:rFonts w:asciiTheme="minorBidi" w:hAnsiTheme="minorBidi"/>
          <w:sz w:val="24"/>
          <w:szCs w:val="24"/>
          <w:rtl/>
        </w:rPr>
      </w:pPr>
    </w:p>
    <w:p w14:paraId="43787850" w14:textId="77777777" w:rsidR="00714546" w:rsidRPr="00985D2E" w:rsidRDefault="00714546" w:rsidP="00714546">
      <w:pPr>
        <w:rPr>
          <w:rFonts w:asciiTheme="minorBidi" w:hAnsiTheme="minorBidi"/>
          <w:sz w:val="24"/>
          <w:szCs w:val="24"/>
        </w:rPr>
      </w:pPr>
    </w:p>
    <w:p w14:paraId="4D85CAB7" w14:textId="68C22ABD" w:rsidR="00714546" w:rsidRDefault="00D6788C" w:rsidP="00714546">
      <w:pPr>
        <w:bidi/>
        <w:rPr>
          <w:lang w:val="en-US"/>
        </w:rPr>
      </w:pPr>
      <w:r>
        <w:rPr>
          <w:noProof/>
        </w:rPr>
        <w:drawing>
          <wp:inline distT="0" distB="0" distL="0" distR="0" wp14:anchorId="689C05C4" wp14:editId="6C894252">
            <wp:extent cx="914400" cy="914400"/>
            <wp:effectExtent l="0" t="0" r="0" b="0"/>
            <wp:docPr id="227186117" name="Picture 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86117" name="Picture 4"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4962C0F" wp14:editId="72B33D0B">
            <wp:extent cx="914400" cy="914400"/>
            <wp:effectExtent l="0" t="0" r="0" b="0"/>
            <wp:docPr id="320297998" name="Picture 3" descr="A person with a goat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97998" name="Picture 3" descr="A person with a goatee&#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0251EF4" wp14:editId="019C66AC">
            <wp:extent cx="227330" cy="227330"/>
            <wp:effectExtent l="0" t="0" r="1270" b="1270"/>
            <wp:docPr id="73472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0864CFE5" w14:textId="16383660" w:rsidR="00D6788C" w:rsidRDefault="00D6788C" w:rsidP="00D6788C">
      <w:pPr>
        <w:bidi/>
        <w:rPr>
          <w:lang w:val="en-US"/>
        </w:rPr>
      </w:pPr>
      <w:r>
        <w:rPr>
          <w:noProof/>
        </w:rPr>
        <w:drawing>
          <wp:inline distT="0" distB="0" distL="0" distR="0" wp14:anchorId="758AE71C" wp14:editId="5975C5F5">
            <wp:extent cx="914400" cy="914400"/>
            <wp:effectExtent l="0" t="0" r="0" b="0"/>
            <wp:docPr id="1844471599" name="Picture 7"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71599" name="Picture 7" descr="A person with brown hair&#10;&#10;Description automatically generated with low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D115A7" wp14:editId="436F21BE">
            <wp:extent cx="914400" cy="914400"/>
            <wp:effectExtent l="0" t="0" r="0" b="0"/>
            <wp:docPr id="283984465" name="Picture 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84465" name="Picture 6" descr="A close-up of a person's fac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C38AADE" wp14:editId="38C14590">
            <wp:extent cx="227330" cy="227330"/>
            <wp:effectExtent l="0" t="0" r="1270" b="1270"/>
            <wp:docPr id="1193647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3A4AC851" w14:textId="7026C943" w:rsidR="00D6788C" w:rsidRDefault="00D6788C" w:rsidP="00D6788C">
      <w:pPr>
        <w:bidi/>
        <w:rPr>
          <w:lang w:val="en-US"/>
        </w:rPr>
      </w:pPr>
      <w:r>
        <w:rPr>
          <w:noProof/>
        </w:rPr>
        <w:drawing>
          <wp:inline distT="0" distB="0" distL="0" distR="0" wp14:anchorId="4EC74687" wp14:editId="11171C39">
            <wp:extent cx="914400" cy="914400"/>
            <wp:effectExtent l="0" t="0" r="0" b="0"/>
            <wp:docPr id="2132890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9064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DE98521" wp14:editId="566E27CC">
            <wp:extent cx="914400" cy="914400"/>
            <wp:effectExtent l="0" t="0" r="0" b="0"/>
            <wp:docPr id="641190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B040B0D" wp14:editId="0528A102">
            <wp:extent cx="227330" cy="227330"/>
            <wp:effectExtent l="0" t="0" r="1270" b="1270"/>
            <wp:docPr id="11525465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7612D2CA" w14:textId="0D8226D8" w:rsidR="00D6788C" w:rsidRDefault="00D6788C" w:rsidP="00D6788C">
      <w:pPr>
        <w:bidi/>
        <w:rPr>
          <w:lang w:val="en-US"/>
        </w:rPr>
      </w:pPr>
      <w:r>
        <w:rPr>
          <w:noProof/>
        </w:rPr>
        <w:drawing>
          <wp:inline distT="0" distB="0" distL="0" distR="0" wp14:anchorId="6B9909F8" wp14:editId="7AA455F2">
            <wp:extent cx="914400" cy="914400"/>
            <wp:effectExtent l="0" t="0" r="0" b="0"/>
            <wp:docPr id="1917030023" name="Picture 2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023" name="Picture 21" descr="A close-up of a person smiling&#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9204CD4" wp14:editId="7E806E85">
            <wp:extent cx="914400" cy="914400"/>
            <wp:effectExtent l="0" t="0" r="0" b="0"/>
            <wp:docPr id="587889995" name="Picture 2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9995" name="Picture 20" descr="A person smiling at the camera&#10;&#10;Description automatically generated with low confidenc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518DEBF" wp14:editId="36261AA8">
            <wp:extent cx="230505" cy="230505"/>
            <wp:effectExtent l="0" t="0" r="0" b="0"/>
            <wp:docPr id="20832716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14717CD" w14:textId="307235E3" w:rsidR="00D6788C" w:rsidRDefault="00D6788C" w:rsidP="00D6788C">
      <w:pPr>
        <w:bidi/>
        <w:rPr>
          <w:lang w:val="en-US"/>
        </w:rPr>
      </w:pPr>
      <w:r>
        <w:rPr>
          <w:noProof/>
        </w:rPr>
        <w:drawing>
          <wp:inline distT="0" distB="0" distL="0" distR="0" wp14:anchorId="32540480" wp14:editId="2D54FCC7">
            <wp:extent cx="914400" cy="914400"/>
            <wp:effectExtent l="0" t="0" r="0" b="0"/>
            <wp:docPr id="1804361012" name="Picture 16"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1012" name="Picture 16" descr="A close-up of a person smiling&#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C3D6748" wp14:editId="33955DE7">
            <wp:extent cx="914400" cy="914400"/>
            <wp:effectExtent l="0" t="0" r="0" b="0"/>
            <wp:docPr id="1729461263" name="Picture 15" descr="A blurry image of a person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61263" name="Picture 15" descr="A blurry image of a person smiling&#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AB02B9E" wp14:editId="137BF40E">
            <wp:extent cx="230505" cy="230505"/>
            <wp:effectExtent l="0" t="0" r="0" b="0"/>
            <wp:docPr id="6052869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21150D9" w14:textId="77777777" w:rsidR="00D6788C" w:rsidRDefault="00D6788C" w:rsidP="00D6788C">
      <w:pPr>
        <w:bidi/>
        <w:rPr>
          <w:lang w:val="en-US"/>
        </w:rPr>
      </w:pPr>
    </w:p>
    <w:p w14:paraId="20909363" w14:textId="4199667B" w:rsidR="00D6788C" w:rsidRDefault="00D6788C" w:rsidP="00D6788C">
      <w:pPr>
        <w:bidi/>
        <w:rPr>
          <w:lang w:val="en-US"/>
        </w:rPr>
      </w:pPr>
      <w:r>
        <w:rPr>
          <w:noProof/>
        </w:rPr>
        <w:drawing>
          <wp:inline distT="0" distB="0" distL="0" distR="0" wp14:anchorId="23B38212" wp14:editId="4F711E04">
            <wp:extent cx="914400" cy="914400"/>
            <wp:effectExtent l="0" t="0" r="0" b="0"/>
            <wp:docPr id="1499406853" name="Picture 19"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06853" name="Picture 19" descr="A close-up of a person smiling&#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891B153" wp14:editId="432E4CD3">
            <wp:extent cx="914400" cy="914400"/>
            <wp:effectExtent l="0" t="0" r="0" b="0"/>
            <wp:docPr id="944681832" name="Picture 1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81832" name="Picture 18" descr="A person smiling at the camera&#10;&#10;Description automatically generated with low confidenc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84C8D40" wp14:editId="7C58DD45">
            <wp:extent cx="230505" cy="230505"/>
            <wp:effectExtent l="0" t="0" r="0" b="0"/>
            <wp:docPr id="14352738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CE65E02" w14:textId="77777777" w:rsidR="00F8777F" w:rsidRDefault="00F8777F" w:rsidP="00F8777F">
      <w:pPr>
        <w:bidi/>
        <w:rPr>
          <w:lang w:val="en-US"/>
        </w:rPr>
      </w:pPr>
    </w:p>
    <w:p w14:paraId="6587A252" w14:textId="14703E7E" w:rsidR="00F8777F" w:rsidRDefault="00F8777F" w:rsidP="00F8777F">
      <w:pPr>
        <w:bidi/>
        <w:rPr>
          <w:lang w:val="en-US"/>
        </w:rPr>
      </w:pPr>
      <w:r>
        <w:rPr>
          <w:noProof/>
        </w:rPr>
        <w:lastRenderedPageBreak/>
        <w:drawing>
          <wp:inline distT="0" distB="0" distL="0" distR="0" wp14:anchorId="0F4EEDCD" wp14:editId="79F3AE3C">
            <wp:extent cx="914400" cy="914400"/>
            <wp:effectExtent l="0" t="0" r="0" b="0"/>
            <wp:docPr id="1622111763" name="Picture 24"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11763" name="Picture 24"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2059608" wp14:editId="2F8A34DE">
            <wp:extent cx="914400" cy="914400"/>
            <wp:effectExtent l="0" t="0" r="0" b="0"/>
            <wp:docPr id="848797923" name="Picture 2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97923" name="Picture 23" descr="A person with brown hair&#10;&#10;Description automatically generated with low confidenc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2D62970" w14:textId="09A58B02" w:rsidR="00F8777F" w:rsidRDefault="00F8777F" w:rsidP="00F8777F">
      <w:pPr>
        <w:bidi/>
        <w:rPr>
          <w:lang w:val="en-US"/>
        </w:rPr>
      </w:pPr>
      <w:r>
        <w:rPr>
          <w:noProof/>
        </w:rPr>
        <w:drawing>
          <wp:inline distT="0" distB="0" distL="0" distR="0" wp14:anchorId="2658D11F" wp14:editId="33DB9310">
            <wp:extent cx="914400" cy="914400"/>
            <wp:effectExtent l="0" t="0" r="0" b="0"/>
            <wp:docPr id="52228289" name="Picture 2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289" name="Picture 26"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85B50E7" wp14:editId="4E4AB2B7">
            <wp:extent cx="914400" cy="914400"/>
            <wp:effectExtent l="0" t="0" r="0" b="0"/>
            <wp:docPr id="788367333" name="Picture 25"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67333" name="Picture 25"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961DD3" w14:textId="77777777" w:rsidR="00F8777F" w:rsidRDefault="00F8777F" w:rsidP="00F8777F">
      <w:pPr>
        <w:bidi/>
        <w:rPr>
          <w:lang w:val="en-US"/>
        </w:rPr>
      </w:pPr>
    </w:p>
    <w:p w14:paraId="06C1806A" w14:textId="77777777" w:rsidR="00F8777F" w:rsidRDefault="00F8777F" w:rsidP="00F8777F">
      <w:pPr>
        <w:bidi/>
        <w:rPr>
          <w:lang w:val="en-US"/>
        </w:rPr>
      </w:pPr>
    </w:p>
    <w:p w14:paraId="5A378C34" w14:textId="5CF137E2" w:rsidR="00F8777F" w:rsidRDefault="00F8777F" w:rsidP="00F8777F">
      <w:pPr>
        <w:bidi/>
        <w:rPr>
          <w:lang w:val="en-US"/>
        </w:rPr>
      </w:pPr>
      <w:r>
        <w:rPr>
          <w:noProof/>
        </w:rPr>
        <w:drawing>
          <wp:inline distT="0" distB="0" distL="0" distR="0" wp14:anchorId="6AD9EA26" wp14:editId="442F12CE">
            <wp:extent cx="914400" cy="914400"/>
            <wp:effectExtent l="0" t="0" r="0" b="0"/>
            <wp:docPr id="1135802496" name="Picture 3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02496" name="Picture 3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4F89E47" wp14:editId="6262CFF5">
            <wp:extent cx="914400" cy="914400"/>
            <wp:effectExtent l="0" t="0" r="0" b="0"/>
            <wp:docPr id="312893856" name="Picture 29"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93856" name="Picture 29"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5F30F74" w14:textId="1A53FEE5" w:rsidR="00F8777F" w:rsidRDefault="00F8777F" w:rsidP="00F8777F">
      <w:pPr>
        <w:bidi/>
        <w:rPr>
          <w:lang w:val="en-US"/>
        </w:rPr>
      </w:pPr>
      <w:r>
        <w:rPr>
          <w:noProof/>
        </w:rPr>
        <w:drawing>
          <wp:inline distT="0" distB="0" distL="0" distR="0" wp14:anchorId="5EEB6856" wp14:editId="49AD599F">
            <wp:extent cx="914400" cy="914400"/>
            <wp:effectExtent l="0" t="0" r="0" b="0"/>
            <wp:docPr id="950390482" name="Picture 32"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90482" name="Picture 32" descr="A person with long hair and beard&#10;&#10;Description automatically generated with medium confide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80E96B1" wp14:editId="3C60E248">
            <wp:extent cx="914400" cy="914400"/>
            <wp:effectExtent l="0" t="0" r="0" b="0"/>
            <wp:docPr id="1735503218" name="Picture 31"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03218" name="Picture 31"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E147827" w14:textId="7B0717BA" w:rsidR="00BA08F6" w:rsidRDefault="00BA08F6" w:rsidP="00BA08F6">
      <w:pPr>
        <w:bidi/>
        <w:rPr>
          <w:lang w:val="en-US"/>
        </w:rPr>
      </w:pPr>
      <w:r>
        <w:rPr>
          <w:noProof/>
        </w:rPr>
        <w:drawing>
          <wp:inline distT="0" distB="0" distL="0" distR="0" wp14:anchorId="750AD26D" wp14:editId="5FA97653">
            <wp:extent cx="914400" cy="914400"/>
            <wp:effectExtent l="0" t="0" r="0" b="0"/>
            <wp:docPr id="40651467" name="Picture 5"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1467" name="Picture 5" descr="A person with long hair&#10;&#10;Description automatically generated with medium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B37929D" wp14:editId="691686C5">
            <wp:extent cx="914400" cy="914400"/>
            <wp:effectExtent l="0" t="0" r="0" b="0"/>
            <wp:docPr id="2008233329" name="Picture 4"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33329" name="Picture 4" descr="A person with long hair&#10;&#10;Description automatically generated with low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E0063FB" wp14:editId="1D65E8C8">
            <wp:extent cx="914400" cy="914400"/>
            <wp:effectExtent l="0" t="0" r="0" b="0"/>
            <wp:docPr id="940209376" name="Picture 3"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09376" name="Picture 3" descr="A person with long hair and beard&#10;&#10;Description automatically generated with low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00870F2" wp14:editId="135DE397">
            <wp:extent cx="914400" cy="914400"/>
            <wp:effectExtent l="0" t="0" r="0" b="0"/>
            <wp:docPr id="422676483" name="Picture 2"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76483" name="Picture 2" descr="A person with long hair and beard&#10;&#10;Description automatically generated with low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EE1C8CE" wp14:editId="1820771D">
            <wp:extent cx="914400" cy="914400"/>
            <wp:effectExtent l="0" t="0" r="0" b="0"/>
            <wp:docPr id="911119101" name="Picture 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19101" name="Picture 1" descr="A person with long hair and beard&#10;&#10;Description automatically generated with low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0DDF71D" wp14:editId="6B3DF24F">
            <wp:extent cx="914400" cy="914400"/>
            <wp:effectExtent l="0" t="0" r="0" b="0"/>
            <wp:docPr id="2042833196" name="Picture 14"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33196" name="Picture 14" descr="A person with long hair&#10;&#10;Description automatically generated with medium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E5DDE03" wp14:editId="0F486BAC">
            <wp:extent cx="914400" cy="914400"/>
            <wp:effectExtent l="0" t="0" r="0" b="0"/>
            <wp:docPr id="91691149" name="Picture 13"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1149" name="Picture 13" descr="A person with long hair&#10;&#10;Description automatically generated with low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21B0810" wp14:editId="0CE2F470">
            <wp:extent cx="914400" cy="914400"/>
            <wp:effectExtent l="0" t="0" r="0" b="0"/>
            <wp:docPr id="1882782496" name="Picture 12"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2496" name="Picture 12" descr="A person with long hair and beard&#10;&#10;Description automatically generated with low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21101A9" wp14:editId="7E857C68">
            <wp:extent cx="914400" cy="914400"/>
            <wp:effectExtent l="0" t="0" r="0" b="0"/>
            <wp:docPr id="1574167382" name="Picture 1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67382" name="Picture 11" descr="A person with long hair and beard&#10;&#10;Description automatically generated with low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79A4E9" wp14:editId="562F053C">
            <wp:extent cx="914400" cy="914400"/>
            <wp:effectExtent l="0" t="0" r="0" b="0"/>
            <wp:docPr id="395261316" name="Picture 1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61316" name="Picture 10" descr="A person with long hair and beard&#10;&#10;Description automatically generated with low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2B85A6E" wp14:editId="18EDC410">
            <wp:extent cx="914400" cy="914400"/>
            <wp:effectExtent l="0" t="0" r="0" b="0"/>
            <wp:docPr id="1490997745" name="Picture 9"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97745" name="Picture 9" descr="A person with long hair and beard&#10;&#10;Description automatically generated with low confidenc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5721B5C" wp14:editId="145826C0">
            <wp:extent cx="914400" cy="914400"/>
            <wp:effectExtent l="0" t="0" r="0" b="0"/>
            <wp:docPr id="1741116598" name="Picture 8"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16598" name="Picture 8" descr="A person with long hair&#10;&#10;Description automatically generated with medium confiden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5905364" wp14:editId="5577094D">
            <wp:extent cx="914400" cy="914400"/>
            <wp:effectExtent l="0" t="0" r="0" b="0"/>
            <wp:docPr id="69511324" name="Picture 7"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1324" name="Picture 7" descr="A person with long hair and beard&#10;&#10;Description automatically generated with low confiden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7F0D0447" wp14:editId="769FB360">
            <wp:extent cx="914400" cy="914400"/>
            <wp:effectExtent l="0" t="0" r="0" b="0"/>
            <wp:docPr id="1100192035" name="Picture 48"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92035" name="Picture 48" descr="A person with blonde hair&#10;&#10;Description automatically generated with low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0089BAA5" wp14:editId="25B06C17">
            <wp:extent cx="914400" cy="914400"/>
            <wp:effectExtent l="0" t="0" r="0" b="0"/>
            <wp:docPr id="259071296" name="Picture 4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71296" name="Picture 49" descr="A person with blonde hair&#10;&#10;Description automatically generated with low confiden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736AEDB3" wp14:editId="697F8D03">
            <wp:extent cx="914400" cy="914400"/>
            <wp:effectExtent l="0" t="0" r="0" b="0"/>
            <wp:docPr id="1122700962" name="Picture 50" descr="A close-up of a person wearing a baseball c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00962" name="Picture 50" descr="A close-up of a person wearing a baseball cap&#10;&#10;Description automatically generated with medium confidenc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7D22C1FB" wp14:editId="118EADF3">
            <wp:extent cx="914400" cy="914400"/>
            <wp:effectExtent l="0" t="0" r="0" b="0"/>
            <wp:docPr id="265727269" name="Picture 51" descr="A person wearing a baseball c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27269" name="Picture 51" descr="A person wearing a baseball cap&#10;&#10;Description automatically generated with low confiden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185D0BF1" wp14:editId="16EC1C51">
            <wp:extent cx="914400" cy="914400"/>
            <wp:effectExtent l="0" t="0" r="0" b="0"/>
            <wp:docPr id="697158497" name="Picture 53"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58497" name="Picture 53" descr="A blurry image of a person&#10;&#10;Description automatically generated with medium confiden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449FE36F" wp14:editId="028FE6B3">
            <wp:extent cx="914400" cy="914400"/>
            <wp:effectExtent l="0" t="0" r="0" b="0"/>
            <wp:docPr id="3631504" name="Picture 52"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504" name="Picture 52" descr="A blurry image of a person&#10;&#10;Description automatically generated with medium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CDBFB4C" wp14:editId="53C6CDCD">
            <wp:extent cx="914400" cy="914400"/>
            <wp:effectExtent l="0" t="0" r="0" b="0"/>
            <wp:docPr id="270451625" name="Picture 6"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1625" name="Picture 6" descr="A person with long hair and beard&#10;&#10;Description automatically generated with low confidenc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3796DDA6" wp14:editId="59334C70">
            <wp:extent cx="914400" cy="914400"/>
            <wp:effectExtent l="0" t="0" r="0" b="0"/>
            <wp:docPr id="1085960619" name="Picture 44"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60619" name="Picture 44" descr="A close-up of a person's face&#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22F35728" wp14:editId="05B46C00">
            <wp:extent cx="914400" cy="914400"/>
            <wp:effectExtent l="0" t="0" r="0" b="0"/>
            <wp:docPr id="920364628" name="Picture 4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64628" name="Picture 45" descr="A close-up of a person's face&#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2C7ABAA3" wp14:editId="1BC3191A">
            <wp:extent cx="914400" cy="914400"/>
            <wp:effectExtent l="0" t="0" r="0" b="0"/>
            <wp:docPr id="978210966" name="Picture 46"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10966" name="Picture 46" descr="A person with long hair&#10;&#10;Description automatically generated with low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6A41292C" wp14:editId="45F9B314">
            <wp:extent cx="914400" cy="914400"/>
            <wp:effectExtent l="0" t="0" r="0" b="0"/>
            <wp:docPr id="418295144" name="Picture 47"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95144" name="Picture 47" descr="A person with long hair&#10;&#10;Description automatically generated with low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7C6C82D" w14:textId="77777777" w:rsidR="006F037C" w:rsidRDefault="006F037C" w:rsidP="006F037C">
      <w:pPr>
        <w:bidi/>
        <w:rPr>
          <w:lang w:val="en-US"/>
        </w:rPr>
      </w:pPr>
    </w:p>
    <w:p w14:paraId="7813ECF4" w14:textId="77777777" w:rsidR="006F037C" w:rsidRDefault="006F037C" w:rsidP="006F037C">
      <w:pPr>
        <w:bidi/>
        <w:rPr>
          <w:lang w:val="en-US"/>
        </w:rPr>
      </w:pPr>
    </w:p>
    <w:p w14:paraId="648F18E8" w14:textId="77777777" w:rsidR="006F037C" w:rsidRDefault="006F037C" w:rsidP="006F037C">
      <w:pPr>
        <w:bidi/>
        <w:rPr>
          <w:lang w:val="en-US"/>
        </w:rPr>
      </w:pPr>
    </w:p>
    <w:p w14:paraId="4C5E9DAB" w14:textId="784F1A42" w:rsidR="00D6073B" w:rsidRDefault="006F037C" w:rsidP="00D6073B">
      <w:pPr>
        <w:pStyle w:val="NormalWeb"/>
        <w:bidi/>
        <w:spacing w:before="0" w:beforeAutospacing="0" w:after="0" w:afterAutospacing="0"/>
        <w:rPr>
          <w:rFonts w:ascii="Calibri" w:hAnsi="Calibri" w:cs="Calibri"/>
          <w:sz w:val="22"/>
          <w:szCs w:val="22"/>
        </w:rPr>
      </w:pPr>
      <w:r>
        <w:rPr>
          <w:noProof/>
        </w:rPr>
        <w:drawing>
          <wp:inline distT="0" distB="0" distL="0" distR="0" wp14:anchorId="215E3E19" wp14:editId="3DF8CCA1">
            <wp:extent cx="914400" cy="914400"/>
            <wp:effectExtent l="0" t="0" r="0" b="0"/>
            <wp:docPr id="688151696" name="Picture 9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51696" name="Picture 95" descr="A person with long hair and beard&#10;&#10;Description automatically generated with low confidenc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78109F1" wp14:editId="627C2362">
            <wp:extent cx="914400" cy="914400"/>
            <wp:effectExtent l="0" t="0" r="0" b="0"/>
            <wp:docPr id="426086905" name="Picture 9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86905" name="Picture 94" descr="A person with long hair and beard&#10;&#10;Description automatically generated with medium confiden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67399D" wp14:editId="2AAA6110">
            <wp:extent cx="914400" cy="914400"/>
            <wp:effectExtent l="0" t="0" r="0" b="0"/>
            <wp:docPr id="1699922892" name="Picture 93"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22892" name="Picture 93" descr="A person with long hair and beard&#10;&#10;Description automatically generated with low confiden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F1A3EC9" wp14:editId="256DE9B1">
            <wp:extent cx="914400" cy="914400"/>
            <wp:effectExtent l="0" t="0" r="0" b="0"/>
            <wp:docPr id="145304162" name="Picture 92"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162" name="Picture 92" descr="A person with long hair and beard&#10;&#10;Description automatically generated with low confidenc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CE77D83" wp14:editId="7567DF8D">
            <wp:extent cx="914400" cy="914400"/>
            <wp:effectExtent l="0" t="0" r="0" b="0"/>
            <wp:docPr id="635441736" name="Picture 9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1736" name="Picture 91" descr="A person with long hair and beard&#10;&#10;Description automatically generated with low confide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7C6D1ED" wp14:editId="6A7B36FD">
            <wp:extent cx="914400" cy="914400"/>
            <wp:effectExtent l="0" t="0" r="0" b="0"/>
            <wp:docPr id="1279210284" name="Picture 90"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10284" name="Picture 90" descr="A person with long hair and beard&#10;&#10;Description automatically generated with medium confidenc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702194" wp14:editId="739DF7CD">
            <wp:extent cx="914400" cy="914400"/>
            <wp:effectExtent l="0" t="0" r="0" b="0"/>
            <wp:docPr id="859351954" name="Picture 89"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51954" name="Picture 89" descr="A person with long hair and beard&#10;&#10;Description automatically generated with low confide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5C4F240" wp14:editId="4B7BCA9A">
            <wp:extent cx="914400" cy="914400"/>
            <wp:effectExtent l="0" t="0" r="0" b="0"/>
            <wp:docPr id="910397720" name="Picture 88"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97720" name="Picture 88" descr="A person with long hair and beard&#10;&#10;Description automatically generated with medium confiden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8E3FAA" wp14:editId="66218D0F">
            <wp:extent cx="914400" cy="914400"/>
            <wp:effectExtent l="0" t="0" r="0" b="0"/>
            <wp:docPr id="519296521" name="Picture 87"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96521" name="Picture 87" descr="A person with long hair and beard&#10;&#10;Description automatically generated with low confidenc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F2D425C" wp14:editId="664C34E9">
            <wp:extent cx="914400" cy="914400"/>
            <wp:effectExtent l="0" t="0" r="0" b="0"/>
            <wp:docPr id="1212637385" name="Picture 86"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37385" name="Picture 86" descr="A person with long hair and beard&#10;&#10;Description automatically generated with medium confidenc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657A8F3" wp14:editId="298667BD">
            <wp:extent cx="914400" cy="914400"/>
            <wp:effectExtent l="0" t="0" r="0" b="0"/>
            <wp:docPr id="1443859036" name="Picture 8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59036" name="Picture 85" descr="A person with long hair and beard&#10;&#10;Description automatically generated with low confidenc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BF950D7" wp14:editId="743B0CF1">
            <wp:extent cx="914400" cy="914400"/>
            <wp:effectExtent l="0" t="0" r="0" b="0"/>
            <wp:docPr id="95081778" name="Picture 84"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1778" name="Picture 84" descr="A person with long hair and beard&#10;&#10;Description automatically generated with low confidenc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69F046D" wp14:editId="2F156D99">
            <wp:extent cx="914400" cy="914400"/>
            <wp:effectExtent l="0" t="0" r="0" b="0"/>
            <wp:docPr id="1445377395" name="Picture 83"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77395" name="Picture 83" descr="A person with long hair and beard&#10;&#10;Description automatically generated with medium confidenc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D79858A" wp14:editId="59A40BF0">
            <wp:extent cx="914400" cy="914400"/>
            <wp:effectExtent l="0" t="0" r="0" b="0"/>
            <wp:docPr id="2003062310" name="Picture 82"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62310" name="Picture 82" descr="A person with long hair&#10;&#10;Description automatically generated with medium confidenc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A04E4F5" wp14:editId="45B125D6">
            <wp:extent cx="914400" cy="914400"/>
            <wp:effectExtent l="0" t="0" r="0" b="0"/>
            <wp:docPr id="1499413687" name="Picture 8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13687" name="Picture 81" descr="A person with long hair and beard&#10;&#10;Description automatically generated with low confidenc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8D08583" wp14:editId="045A47C5">
            <wp:extent cx="914400" cy="914400"/>
            <wp:effectExtent l="0" t="0" r="0" b="0"/>
            <wp:docPr id="2050637906" name="Picture 8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37906" name="Picture 80" descr="A person with long hair and beard&#10;&#10;Description automatically generated with low confidenc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29ECBC1" wp14:editId="07BDA497">
            <wp:extent cx="914400" cy="914400"/>
            <wp:effectExtent l="0" t="0" r="0" b="0"/>
            <wp:docPr id="4268584" name="Picture 79"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584" name="Picture 79" descr="A person with long hair and beard&#10;&#10;Description automatically generated with medium confidenc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0FB8ACC" wp14:editId="2E98E56F">
            <wp:extent cx="914400" cy="914400"/>
            <wp:effectExtent l="0" t="0" r="0" b="0"/>
            <wp:docPr id="698032038" name="Picture 78"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32038" name="Picture 78" descr="A person with long hair and beard&#10;&#10;Description automatically generated with low confidenc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D088C3A" wp14:editId="6049C452">
            <wp:extent cx="914400" cy="914400"/>
            <wp:effectExtent l="0" t="0" r="0" b="0"/>
            <wp:docPr id="848261916" name="Picture 77"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61916" name="Picture 77" descr="A person with long hair and beard&#10;&#10;Description automatically generated with low confidenc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BF857ED" wp14:editId="0B92F9E4">
            <wp:extent cx="914400" cy="914400"/>
            <wp:effectExtent l="0" t="0" r="0" b="0"/>
            <wp:docPr id="1924600274" name="Picture 76"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00274" name="Picture 76" descr="A person with long hair and beard&#10;&#10;Description automatically generated with low confidenc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151E42E" wp14:editId="7A82FB4E">
            <wp:extent cx="914400" cy="914400"/>
            <wp:effectExtent l="0" t="0" r="0" b="0"/>
            <wp:docPr id="481597638" name="Picture 75"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97638" name="Picture 75" descr="A person with long hair and beard&#10;&#10;Description automatically generated with medium confidenc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DABA4AF" wp14:editId="64A760A0">
            <wp:extent cx="914400" cy="914400"/>
            <wp:effectExtent l="0" t="0" r="0" b="0"/>
            <wp:docPr id="884276196" name="Picture 7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76196" name="Picture 74" descr="A person with long hair and beard&#10;&#10;Description automatically generated with medium confidenc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CD99D99" wp14:editId="1AFCD9ED">
            <wp:extent cx="914400" cy="914400"/>
            <wp:effectExtent l="0" t="0" r="0" b="0"/>
            <wp:docPr id="775721553" name="Picture 73"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1553" name="Picture 73" descr="A close-up of a person's face&#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37FD01F" wp14:editId="24FDEDB4">
            <wp:extent cx="914400" cy="914400"/>
            <wp:effectExtent l="0" t="0" r="0" b="0"/>
            <wp:docPr id="1876218040" name="Picture 72" descr="A picture containing person, human face, smile,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18040" name="Picture 72" descr="A picture containing person, human face, smile, clothing&#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960116C" wp14:editId="4756A6AD">
            <wp:extent cx="914400" cy="914400"/>
            <wp:effectExtent l="0" t="0" r="0" b="0"/>
            <wp:docPr id="739792275" name="Picture 7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92275" name="Picture 71" descr="A person with brown hair&#10;&#10;Description automatically generated with low confidenc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1F0D037" wp14:editId="50325CAC">
            <wp:extent cx="914400" cy="914400"/>
            <wp:effectExtent l="0" t="0" r="0" b="0"/>
            <wp:docPr id="164519190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91901" name="Picture 9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589461C" wp14:editId="37F797A6">
            <wp:extent cx="914400" cy="914400"/>
            <wp:effectExtent l="0" t="0" r="0" b="0"/>
            <wp:docPr id="570118561" name="Picture 70"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18561" name="Picture 70" descr="A person with brown hair&#10;&#10;Description automatically generated with low confidenc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E536CE7" wp14:editId="1E0E72CF">
            <wp:extent cx="914400" cy="914400"/>
            <wp:effectExtent l="0" t="0" r="0" b="0"/>
            <wp:docPr id="790580747" name="Picture 69" descr="A picture containing person, human face, lip,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0747" name="Picture 69" descr="A picture containing person, human face, lip, clothing&#10;&#10;Description automatically generate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1858D66" wp14:editId="21C755D0">
            <wp:extent cx="914400" cy="914400"/>
            <wp:effectExtent l="0" t="0" r="0" b="0"/>
            <wp:docPr id="698577592" name="Picture 68"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77592" name="Picture 68" descr="A person with long brown hair&#10;&#10;Description automatically generated with low confidenc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B8E2D5C" wp14:editId="17993200">
            <wp:extent cx="914400" cy="914400"/>
            <wp:effectExtent l="0" t="0" r="0" b="0"/>
            <wp:docPr id="1626564368" name="Picture 67"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64368" name="Picture 67" descr="A person with brown hair&#10;&#10;Description automatically generated with low confidenc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86F222E" wp14:editId="30F38460">
            <wp:extent cx="914400" cy="914400"/>
            <wp:effectExtent l="0" t="0" r="0" b="0"/>
            <wp:docPr id="1874045675" name="Picture 6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5675" name="Picture 66" descr="A close-up of a person's face&#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A7EF22F" wp14:editId="06812757">
            <wp:extent cx="914400" cy="914400"/>
            <wp:effectExtent l="0" t="0" r="0" b="0"/>
            <wp:docPr id="1914914598" name="Picture 6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4598" name="Picture 65" descr="A close-up of a person's face&#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31DED1B" wp14:editId="4A30D73A">
            <wp:extent cx="914400" cy="914400"/>
            <wp:effectExtent l="0" t="0" r="0" b="0"/>
            <wp:docPr id="1865969003" name="Picture 64"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69003" name="Picture 64" descr="A close-up of a person&#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E1E24B6" wp14:editId="2A357AAD">
            <wp:extent cx="914400" cy="914400"/>
            <wp:effectExtent l="0" t="0" r="0" b="0"/>
            <wp:docPr id="841766662" name="Picture 6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66662" name="Picture 63" descr="A person with brown hair&#10;&#10;Description automatically generated with low confidenc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573365B" wp14:editId="2ECDB48D">
            <wp:extent cx="914400" cy="914400"/>
            <wp:effectExtent l="0" t="0" r="0" b="0"/>
            <wp:docPr id="1294715363" name="Picture 62"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15363" name="Picture 62" descr="A person with long brown hair&#10;&#10;Description automatically generated with low confidenc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F90B89" wp14:editId="4F7780CE">
            <wp:extent cx="914400" cy="914400"/>
            <wp:effectExtent l="0" t="0" r="0" b="0"/>
            <wp:docPr id="2117616044" name="Picture 61"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16044" name="Picture 61" descr="A person with long brown hair&#10;&#10;Description automatically generated with low confidenc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03C75BD" wp14:editId="7909891A">
            <wp:extent cx="914400" cy="914400"/>
            <wp:effectExtent l="0" t="0" r="0" b="0"/>
            <wp:docPr id="652421114" name="Picture 6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21114" name="Picture 60" descr="A close-up of a person's face&#10;&#10;Description automatically generate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A7DADF2" wp14:editId="306492C7">
            <wp:extent cx="914400" cy="914400"/>
            <wp:effectExtent l="0" t="0" r="0" b="0"/>
            <wp:docPr id="990001692" name="Picture 59"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01692" name="Picture 59" descr="A close-up of a person's face&#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2871865" wp14:editId="3EF6626F">
            <wp:extent cx="914400" cy="914400"/>
            <wp:effectExtent l="0" t="0" r="0" b="0"/>
            <wp:docPr id="1389196651" name="Picture 58"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6651" name="Picture 58" descr="A blurry image of a person&#10;&#10;Description automatically generated with medium confidenc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3BFC1B8" wp14:editId="62D73A20">
            <wp:extent cx="914400" cy="914400"/>
            <wp:effectExtent l="0" t="0" r="0" b="0"/>
            <wp:docPr id="711848822" name="Picture 57"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48822" name="Picture 57" descr="A blurry image of a person&#10;&#10;Description automatically generated with medium confidenc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E778065" wp14:editId="64815AE2">
            <wp:extent cx="914400" cy="914400"/>
            <wp:effectExtent l="0" t="0" r="0" b="0"/>
            <wp:docPr id="2087417302" name="Picture 5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17302" name="Picture 56" descr="A close-up of a person's face&#10;&#10;Description automatically generate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9856048" wp14:editId="36F4744E">
            <wp:extent cx="914400" cy="914400"/>
            <wp:effectExtent l="0" t="0" r="0" b="0"/>
            <wp:docPr id="1035922823" name="Picture 5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22823" name="Picture 55" descr="A close-up of a person's face&#10;&#10;Description automatically generated"/>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D6073B" w:rsidRPr="00D6073B">
        <w:rPr>
          <w:rFonts w:ascii="Calibri" w:hAnsi="Calibri" w:cs="Calibri"/>
          <w:sz w:val="22"/>
          <w:szCs w:val="22"/>
          <w:rtl/>
        </w:rPr>
        <w:t xml:space="preserve"> </w:t>
      </w:r>
      <w:r w:rsidR="00D6073B">
        <w:rPr>
          <w:rFonts w:ascii="Calibri" w:hAnsi="Calibri" w:cs="Calibri"/>
          <w:sz w:val="22"/>
          <w:szCs w:val="22"/>
          <w:rtl/>
        </w:rPr>
        <w:t>לתאר את הבעיה -- שיטות פתרון -- בכל אחד רקע קצר אם הפניה לעבודה המסכמת</w:t>
      </w:r>
      <w:r w:rsidR="00D6073B">
        <w:rPr>
          <w:rFonts w:ascii="Calibri" w:hAnsi="Calibri" w:cs="Calibri"/>
          <w:sz w:val="22"/>
          <w:szCs w:val="22"/>
          <w:rtl/>
        </w:rPr>
        <w:br/>
        <w:t>את הדרך שאני בוחר</w:t>
      </w:r>
    </w:p>
    <w:p w14:paraId="64D3811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את הכלים</w:t>
      </w:r>
    </w:p>
    <w:p w14:paraId="210C0C4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למה בחרתי בדרך הזאת</w:t>
      </w:r>
    </w:p>
    <w:p w14:paraId="663FA6C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מה הרצתי</w:t>
      </w:r>
    </w:p>
    <w:p w14:paraId="32ED255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ניתוח כלים שהשתמשתי בהם</w:t>
      </w:r>
    </w:p>
    <w:p w14:paraId="4EBE2B4F"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מסקנות</w:t>
      </w:r>
    </w:p>
    <w:p w14:paraId="70905215"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השוואה בין שיטותשונות מסכנות שונות</w:t>
      </w:r>
    </w:p>
    <w:p w14:paraId="6BA9EE68"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xml:space="preserve">מבנה הפרויקט </w:t>
      </w:r>
    </w:p>
    <w:p w14:paraId="712BF28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E034044"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DC53EDB" w14:textId="77777777" w:rsidR="00D6073B" w:rsidRDefault="00D6073B" w:rsidP="00D6073B">
      <w:pPr>
        <w:pStyle w:val="NormalWeb"/>
        <w:spacing w:before="0" w:beforeAutospacing="0" w:after="0" w:afterAutospacing="0"/>
        <w:rPr>
          <w:rFonts w:ascii="Calibri" w:hAnsi="Calibri" w:cs="Calibri"/>
          <w:sz w:val="22"/>
          <w:szCs w:val="22"/>
          <w:rtl/>
          <w:lang w:val="en-US"/>
        </w:rPr>
      </w:pPr>
      <w:r>
        <w:rPr>
          <w:rFonts w:ascii="Calibri" w:hAnsi="Calibri" w:cs="Calibri"/>
          <w:sz w:val="22"/>
          <w:szCs w:val="22"/>
          <w:lang w:val="en-US"/>
        </w:rPr>
        <w:lastRenderedPageBreak/>
        <w:t>I</w:t>
      </w:r>
    </w:p>
    <w:p w14:paraId="33091C58" w14:textId="77777777" w:rsidR="00D6073B" w:rsidRDefault="00D6073B" w:rsidP="00D6073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IDENTETY MAPING?</w:t>
      </w:r>
      <w:r>
        <w:rPr>
          <w:rFonts w:ascii="Calibri" w:hAnsi="Calibri" w:cs="Calibri"/>
          <w:sz w:val="22"/>
          <w:szCs w:val="22"/>
          <w:lang w:val="en-US"/>
        </w:rPr>
        <w:br/>
      </w:r>
      <w:r>
        <w:rPr>
          <w:rFonts w:ascii="Calibri" w:hAnsi="Calibri" w:cs="Calibri"/>
          <w:sz w:val="22"/>
          <w:szCs w:val="22"/>
          <w:lang w:val="en-US"/>
        </w:rPr>
        <w:br/>
        <w:t>CONTINAL GAN</w:t>
      </w:r>
      <w:r>
        <w:rPr>
          <w:rFonts w:ascii="Calibri" w:hAnsi="Calibri" w:cs="Calibri"/>
          <w:sz w:val="22"/>
          <w:szCs w:val="22"/>
          <w:lang w:val="en-US"/>
        </w:rPr>
        <w:br/>
        <w:t>PATCH GAN</w:t>
      </w:r>
    </w:p>
    <w:p w14:paraId="7F912C10" w14:textId="77777777" w:rsidR="00D6073B" w:rsidRDefault="00D6073B" w:rsidP="00D6073B">
      <w:pPr>
        <w:bidi/>
        <w:rPr>
          <w:lang w:val="en-US"/>
        </w:rPr>
      </w:pPr>
    </w:p>
    <w:p w14:paraId="7F5468AE" w14:textId="77777777" w:rsidR="00D6073B" w:rsidRDefault="00D6073B" w:rsidP="00D6073B">
      <w:pPr>
        <w:bidi/>
        <w:rPr>
          <w:lang w:val="en-US"/>
        </w:rPr>
      </w:pPr>
    </w:p>
    <w:p w14:paraId="6440D99D" w14:textId="77777777" w:rsidR="00D6073B" w:rsidRDefault="00D6073B" w:rsidP="00D6073B">
      <w:pPr>
        <w:bidi/>
        <w:rPr>
          <w:lang w:val="en-US"/>
        </w:rPr>
      </w:pPr>
    </w:p>
    <w:p w14:paraId="26E9465C"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w:t>
      </w:r>
    </w:p>
    <w:p w14:paraId="5E3D0798"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להסביר על </w:t>
      </w:r>
      <w:r>
        <w:rPr>
          <w:rFonts w:ascii="Calibri" w:hAnsi="Calibri" w:cs="Calibri"/>
          <w:sz w:val="22"/>
          <w:szCs w:val="22"/>
          <w:lang w:val="en-US"/>
        </w:rPr>
        <w:t xml:space="preserve">SRGAN </w:t>
      </w:r>
    </w:p>
    <w:p w14:paraId="665939B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תוצאת </w:t>
      </w:r>
      <w:r>
        <w:rPr>
          <w:rFonts w:ascii="Calibri" w:hAnsi="Calibri" w:cs="Calibri"/>
          <w:sz w:val="22"/>
          <w:szCs w:val="22"/>
          <w:lang w:val="en-US"/>
        </w:rPr>
        <w:t>PSNR SSIM FID</w:t>
      </w:r>
      <w:r>
        <w:rPr>
          <w:rFonts w:ascii="Arial" w:hAnsi="Arial" w:cs="Arial"/>
          <w:sz w:val="22"/>
          <w:szCs w:val="22"/>
          <w:rtl/>
        </w:rPr>
        <w:t>ככל שמתקתמים באימון</w:t>
      </w:r>
    </w:p>
    <w:p w14:paraId="08073596"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WGAN GP</w:t>
      </w:r>
    </w:p>
    <w:p w14:paraId="179F7FC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CGAN </w:t>
      </w:r>
    </w:p>
    <w:p w14:paraId="5CF4D4CC"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PATCH GAN </w:t>
      </w:r>
    </w:p>
    <w:p w14:paraId="37946D1A"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להוסיף שימוש ב </w:t>
      </w:r>
      <w:r>
        <w:rPr>
          <w:rFonts w:ascii="Calibri" w:hAnsi="Calibri" w:cs="Calibri"/>
          <w:sz w:val="22"/>
          <w:szCs w:val="22"/>
          <w:lang w:val="en-US"/>
        </w:rPr>
        <w:t>L</w:t>
      </w:r>
      <w:r>
        <w:rPr>
          <w:rFonts w:ascii="Arial" w:hAnsi="Arial" w:cs="Arial"/>
          <w:sz w:val="22"/>
          <w:szCs w:val="22"/>
          <w:rtl/>
        </w:rPr>
        <w:t xml:space="preserve">1 </w:t>
      </w:r>
      <w:r>
        <w:rPr>
          <w:rFonts w:ascii="Calibri" w:hAnsi="Calibri" w:cs="Calibri"/>
          <w:sz w:val="22"/>
          <w:szCs w:val="22"/>
          <w:lang w:val="en-US"/>
        </w:rPr>
        <w:t>LOSS RECONSTURCTION</w:t>
      </w:r>
    </w:p>
    <w:p w14:paraId="542A53DD" w14:textId="77777777" w:rsidR="00D6073B" w:rsidRDefault="00D6073B" w:rsidP="00D6073B">
      <w:pPr>
        <w:bidi/>
        <w:rPr>
          <w:lang w:val="en-US"/>
        </w:rPr>
      </w:pPr>
    </w:p>
    <w:p w14:paraId="76E021D2" w14:textId="77777777" w:rsidR="00D6073B" w:rsidRDefault="00D6073B" w:rsidP="00D6073B">
      <w:pPr>
        <w:bidi/>
        <w:rPr>
          <w:lang w:val="en-US"/>
        </w:rPr>
      </w:pPr>
    </w:p>
    <w:p w14:paraId="0F7E5BA5"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xml:space="preserve">לעשות נירמול לדאטה 1-1 01 </w:t>
      </w:r>
    </w:p>
    <w:p w14:paraId="7D8E813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לעשות דינירמול</w:t>
      </w:r>
    </w:p>
    <w:p w14:paraId="5EFFDE44"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rPr>
        <w:t>לעשות באטץ נומליזשן מכובה ב</w:t>
      </w:r>
      <w:r>
        <w:rPr>
          <w:rFonts w:ascii="Calibri" w:hAnsi="Calibri" w:cs="Calibri"/>
          <w:sz w:val="22"/>
          <w:szCs w:val="22"/>
          <w:lang w:val="en-US"/>
        </w:rPr>
        <w:t>TEST</w:t>
      </w:r>
    </w:p>
    <w:p w14:paraId="18FEB50A" w14:textId="77777777" w:rsidR="00D6073B" w:rsidRDefault="00D6073B" w:rsidP="00D6073B">
      <w:pPr>
        <w:pStyle w:val="NormalWeb"/>
        <w:bidi/>
        <w:spacing w:before="0" w:beforeAutospacing="0" w:after="0" w:afterAutospacing="0"/>
        <w:rPr>
          <w:rFonts w:ascii="Calibri" w:hAnsi="Calibri" w:cs="Calibri"/>
          <w:sz w:val="22"/>
          <w:szCs w:val="22"/>
          <w:lang w:val="en-US"/>
        </w:rPr>
      </w:pPr>
    </w:p>
    <w:p w14:paraId="7E740E68"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איך השפעה של </w:t>
      </w:r>
      <w:r>
        <w:rPr>
          <w:rFonts w:ascii="Calibri" w:hAnsi="Calibri" w:cs="Calibri" w:hint="cs"/>
          <w:sz w:val="22"/>
          <w:szCs w:val="22"/>
          <w:lang w:val="en-US"/>
        </w:rPr>
        <w:t xml:space="preserve">UPSCALE </w:t>
      </w:r>
      <w:r>
        <w:rPr>
          <w:rFonts w:ascii="Calibri" w:hAnsi="Calibri" w:cs="Calibri"/>
          <w:sz w:val="22"/>
          <w:szCs w:val="22"/>
          <w:lang w:val="en-US"/>
        </w:rPr>
        <w:t xml:space="preserve"> </w:t>
      </w:r>
      <w:r>
        <w:rPr>
          <w:rFonts w:ascii="Calibri" w:hAnsi="Calibri" w:cs="Calibri" w:hint="cs"/>
          <w:sz w:val="22"/>
          <w:szCs w:val="22"/>
          <w:lang w:val="en-US"/>
        </w:rPr>
        <w:t xml:space="preserve"> </w:t>
      </w:r>
      <w:r>
        <w:rPr>
          <w:rFonts w:ascii="Calibri" w:hAnsi="Calibri" w:cs="Calibri" w:hint="cs"/>
          <w:sz w:val="22"/>
          <w:szCs w:val="22"/>
          <w:rtl/>
          <w:lang w:val="en-US"/>
        </w:rPr>
        <w:t xml:space="preserve"> שונה</w:t>
      </w:r>
    </w:p>
    <w:p w14:paraId="45599A73"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אימון ארוך </w:t>
      </w:r>
      <w:r>
        <w:rPr>
          <w:rFonts w:ascii="Calibri" w:hAnsi="Calibri" w:cs="Calibri" w:hint="cs"/>
          <w:sz w:val="22"/>
          <w:szCs w:val="22"/>
          <w:lang w:val="en-US"/>
        </w:rPr>
        <w:t xml:space="preserve">WGAN </w:t>
      </w:r>
      <w:r>
        <w:rPr>
          <w:rFonts w:ascii="Calibri" w:hAnsi="Calibri" w:cs="Calibri" w:hint="cs"/>
          <w:sz w:val="22"/>
          <w:szCs w:val="22"/>
          <w:rtl/>
          <w:lang w:val="en-US"/>
        </w:rPr>
        <w:t xml:space="preserve"> אם עוזר או לא לעומט </w:t>
      </w:r>
      <w:r>
        <w:rPr>
          <w:rFonts w:ascii="Calibri" w:hAnsi="Calibri" w:cs="Calibri" w:hint="cs"/>
          <w:sz w:val="22"/>
          <w:szCs w:val="22"/>
          <w:lang w:val="en-US"/>
        </w:rPr>
        <w:t>GAN</w:t>
      </w:r>
      <w:r>
        <w:rPr>
          <w:rFonts w:ascii="Calibri" w:hAnsi="Calibri" w:cs="Calibri" w:hint="cs"/>
          <w:sz w:val="22"/>
          <w:szCs w:val="22"/>
          <w:rtl/>
          <w:lang w:val="en-US"/>
        </w:rPr>
        <w:t xml:space="preserve"> רגיל שאמור להתקע ולפעמים לעלות ולרדת באימון</w:t>
      </w:r>
    </w:p>
    <w:p w14:paraId="1987128F"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 xml:space="preserve">LOSS </w:t>
      </w:r>
      <w:r>
        <w:rPr>
          <w:rFonts w:ascii="Calibri" w:hAnsi="Calibri" w:cs="Calibri" w:hint="cs"/>
          <w:sz w:val="22"/>
          <w:szCs w:val="22"/>
          <w:rtl/>
          <w:lang w:val="en-US"/>
        </w:rPr>
        <w:t xml:space="preserve"> חדש פשוט </w:t>
      </w:r>
      <w:r>
        <w:rPr>
          <w:rFonts w:ascii="Calibri" w:hAnsi="Calibri" w:cs="Calibri" w:hint="cs"/>
          <w:sz w:val="22"/>
          <w:szCs w:val="22"/>
          <w:lang w:val="en-US"/>
        </w:rPr>
        <w:t>L</w:t>
      </w:r>
      <w:r>
        <w:rPr>
          <w:rFonts w:ascii="Calibri" w:hAnsi="Calibri" w:cs="Calibri" w:hint="cs"/>
          <w:sz w:val="22"/>
          <w:szCs w:val="22"/>
          <w:rtl/>
          <w:lang w:val="en-US"/>
        </w:rPr>
        <w:t xml:space="preserve">1 ממוצע (כמו </w:t>
      </w:r>
      <w:r>
        <w:rPr>
          <w:rFonts w:ascii="Calibri" w:hAnsi="Calibri" w:cs="Calibri" w:hint="cs"/>
          <w:sz w:val="22"/>
          <w:szCs w:val="22"/>
          <w:lang w:val="en-US"/>
        </w:rPr>
        <w:t>PSNR</w:t>
      </w:r>
      <w:r>
        <w:rPr>
          <w:rFonts w:ascii="Calibri" w:hAnsi="Calibri" w:cs="Calibri" w:hint="cs"/>
          <w:sz w:val="22"/>
          <w:szCs w:val="22"/>
          <w:rtl/>
          <w:lang w:val="en-US"/>
        </w:rPr>
        <w:t>)</w:t>
      </w:r>
    </w:p>
    <w:p w14:paraId="6DDFB730"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BICUBIC INTERP</w:t>
      </w:r>
    </w:p>
    <w:p w14:paraId="3A8391F7"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lang w:val="en-US"/>
        </w:rPr>
        <w:t xml:space="preserve">להראות לוס מול </w:t>
      </w:r>
      <w:r>
        <w:rPr>
          <w:rFonts w:ascii="Calibri" w:hAnsi="Calibri" w:cs="Calibri" w:hint="cs"/>
          <w:sz w:val="22"/>
          <w:szCs w:val="22"/>
          <w:lang w:val="en-US"/>
        </w:rPr>
        <w:t>DOWNSCALE L</w:t>
      </w:r>
      <w:r>
        <w:rPr>
          <w:rFonts w:ascii="Calibri" w:hAnsi="Calibri" w:cs="Calibri"/>
          <w:sz w:val="22"/>
          <w:szCs w:val="22"/>
          <w:lang w:val="en-US"/>
        </w:rPr>
        <w:t>1</w:t>
      </w:r>
      <w:r>
        <w:rPr>
          <w:rFonts w:ascii="Calibri" w:hAnsi="Calibri" w:cs="Calibri" w:hint="cs"/>
          <w:sz w:val="22"/>
          <w:szCs w:val="22"/>
          <w:rtl/>
          <w:lang w:val="en-US"/>
        </w:rPr>
        <w:t xml:space="preserve"> </w:t>
      </w:r>
    </w:p>
    <w:p w14:paraId="64838F5D" w14:textId="77777777" w:rsidR="00D6073B" w:rsidRPr="00B343C6" w:rsidRDefault="00D6073B" w:rsidP="00D6073B">
      <w:pPr>
        <w:pStyle w:val="NormalWeb"/>
        <w:bidi/>
        <w:spacing w:before="0" w:beforeAutospacing="0" w:after="0" w:afterAutospacing="0"/>
        <w:rPr>
          <w:rFonts w:ascii="Calibri" w:hAnsi="Calibri" w:cs="Calibri"/>
          <w:sz w:val="22"/>
          <w:szCs w:val="22"/>
          <w:rtl/>
          <w:lang w:val="en-US"/>
        </w:rPr>
      </w:pPr>
    </w:p>
    <w:p w14:paraId="261FCC70" w14:textId="77777777" w:rsidR="00D6073B" w:rsidRDefault="00D6073B" w:rsidP="00D6073B">
      <w:pPr>
        <w:bidi/>
        <w:rPr>
          <w:lang w:val="en-US"/>
        </w:rPr>
      </w:pPr>
    </w:p>
    <w:p w14:paraId="2CF29C83" w14:textId="77777777" w:rsidR="00D6073B" w:rsidRDefault="00D6073B" w:rsidP="00D6073B">
      <w:pPr>
        <w:bidi/>
        <w:rPr>
          <w:lang w:val="en-US"/>
        </w:rPr>
      </w:pPr>
    </w:p>
    <w:p w14:paraId="726B0D6D" w14:textId="77777777" w:rsidR="00D6073B" w:rsidRDefault="00D6073B" w:rsidP="00D6073B">
      <w:pPr>
        <w:bidi/>
        <w:rPr>
          <w:lang w:val="en-US"/>
        </w:rPr>
      </w:pPr>
      <w:r w:rsidRPr="00453D5A">
        <w:rPr>
          <w:lang w:val="en-US"/>
        </w:rPr>
        <w:t>https://github.com/henry32144/wgan-gp-tensorflow</w:t>
      </w:r>
    </w:p>
    <w:p w14:paraId="0FEF0583" w14:textId="77777777" w:rsidR="00D6073B" w:rsidRDefault="00D6073B" w:rsidP="00D6073B">
      <w:pPr>
        <w:bidi/>
        <w:rPr>
          <w:lang w:val="en-US"/>
        </w:rPr>
      </w:pPr>
      <w:r w:rsidRPr="0043264C">
        <w:rPr>
          <w:lang w:val="en-US"/>
        </w:rPr>
        <w:t>https://arxiv.org/pdf/1705.02438v1.pdf#page=4&amp;zoom=100,165,946</w:t>
      </w:r>
    </w:p>
    <w:p w14:paraId="104239A6" w14:textId="29CB3CAD" w:rsidR="006F037C" w:rsidRDefault="00000000" w:rsidP="006F037C">
      <w:pPr>
        <w:bidi/>
        <w:rPr>
          <w:lang w:val="en-US"/>
        </w:rPr>
      </w:pPr>
      <w:hyperlink r:id="rId154" w:history="1">
        <w:r w:rsidR="001F7AE8" w:rsidRPr="00A30806">
          <w:rPr>
            <w:rStyle w:val="Hyperlink"/>
            <w:lang w:val="en-US"/>
          </w:rPr>
          <w:t>https://ietresearch.onlinelibrary.wiley.com/doi/full/10.1049/iet-ipr.2018.6570</w:t>
        </w:r>
      </w:hyperlink>
    </w:p>
    <w:p w14:paraId="5F37276B" w14:textId="77777777" w:rsidR="001F7AE8" w:rsidRDefault="001F7AE8" w:rsidP="001F7AE8">
      <w:pPr>
        <w:bidi/>
        <w:rPr>
          <w:lang w:val="en-US"/>
        </w:rPr>
      </w:pPr>
    </w:p>
    <w:p w14:paraId="33C83F2E" w14:textId="2DE533D6" w:rsidR="001F7AE8" w:rsidRDefault="001F7AE8" w:rsidP="001F7AE8">
      <w:pPr>
        <w:bidi/>
        <w:rPr>
          <w:lang w:val="en-US"/>
        </w:rPr>
      </w:pPr>
      <w:r w:rsidRPr="001F7AE8">
        <w:rPr>
          <w:lang w:val="en-US"/>
        </w:rPr>
        <w:t>docker run --gpus all -it -v /home/ubuntu/srgan:/tf/srgan tensorflow/tensorflow:latest-gpu bash</w:t>
      </w:r>
    </w:p>
    <w:p w14:paraId="3E132E63" w14:textId="77777777" w:rsidR="003A6C7A" w:rsidRDefault="003A6C7A" w:rsidP="003A6C7A">
      <w:pPr>
        <w:bidi/>
        <w:rPr>
          <w:lang w:val="en-US"/>
        </w:rPr>
      </w:pPr>
    </w:p>
    <w:p w14:paraId="480883B5" w14:textId="422AFA64" w:rsidR="003A6C7A" w:rsidRDefault="00E06DC1" w:rsidP="003A6C7A">
      <w:pPr>
        <w:bidi/>
        <w:rPr>
          <w:lang w:val="en-US"/>
        </w:rPr>
      </w:pPr>
      <w:r>
        <w:rPr>
          <w:rFonts w:hint="cs"/>
          <w:rtl/>
          <w:lang w:val="en-US"/>
        </w:rPr>
        <w:t xml:space="preserve">תיקון </w:t>
      </w:r>
      <w:r>
        <w:rPr>
          <w:rFonts w:hint="cs"/>
          <w:lang w:val="en-US"/>
        </w:rPr>
        <w:t>GP</w:t>
      </w:r>
    </w:p>
    <w:p w14:paraId="7AF3E0A3" w14:textId="13CDC447" w:rsidR="003A6C7A" w:rsidRDefault="00D04640" w:rsidP="003A6C7A">
      <w:pPr>
        <w:bidi/>
        <w:rPr>
          <w:ins w:id="13" w:author="Lior Bomwurzel" w:date="2023-06-13T11:39:00Z"/>
          <w:lang w:val="en-US"/>
        </w:rPr>
      </w:pPr>
      <w:ins w:id="14" w:author="Lior Bomwurzel" w:date="2023-06-13T11:39:00Z">
        <w:r>
          <w:rPr>
            <w:lang w:val="en-US"/>
          </w:rPr>
          <w:fldChar w:fldCharType="begin"/>
        </w:r>
        <w:r>
          <w:rPr>
            <w:lang w:val="en-US"/>
          </w:rPr>
          <w:instrText>HYPERLINK "</w:instrText>
        </w:r>
      </w:ins>
      <w:r w:rsidRPr="003A6C7A">
        <w:rPr>
          <w:lang w:val="en-US"/>
        </w:rPr>
        <w:instrText>https://chat.openai.com/share/a5a4dcc6-837d-4e1d-b077-7c7287f67ba9</w:instrText>
      </w:r>
      <w:ins w:id="15" w:author="Lior Bomwurzel" w:date="2023-06-13T11:39:00Z">
        <w:r>
          <w:rPr>
            <w:lang w:val="en-US"/>
          </w:rPr>
          <w:instrText>"</w:instrText>
        </w:r>
        <w:r>
          <w:rPr>
            <w:lang w:val="en-US"/>
          </w:rPr>
          <w:fldChar w:fldCharType="separate"/>
        </w:r>
      </w:ins>
      <w:r w:rsidRPr="006251AF">
        <w:rPr>
          <w:rStyle w:val="Hyperlink"/>
          <w:lang w:val="en-US"/>
        </w:rPr>
        <w:t>https://chat.openai.com/share/a5a4dcc6-837d-4e1d-b077-7c7287f67ba9</w:t>
      </w:r>
      <w:ins w:id="16" w:author="Lior Bomwurzel" w:date="2023-06-13T11:39:00Z">
        <w:r>
          <w:rPr>
            <w:lang w:val="en-US"/>
          </w:rPr>
          <w:fldChar w:fldCharType="end"/>
        </w:r>
      </w:ins>
    </w:p>
    <w:p w14:paraId="0D705468" w14:textId="77777777" w:rsidR="00D04640" w:rsidRDefault="00D04640" w:rsidP="00D04640">
      <w:pPr>
        <w:bidi/>
        <w:rPr>
          <w:ins w:id="17" w:author="Lior Bomwurzel" w:date="2023-06-13T11:39:00Z"/>
          <w:lang w:val="en-US"/>
        </w:rPr>
      </w:pPr>
    </w:p>
    <w:p w14:paraId="1811BD54" w14:textId="77777777" w:rsidR="00D04640" w:rsidRDefault="00D04640" w:rsidP="00D04640">
      <w:pPr>
        <w:bidi/>
        <w:rPr>
          <w:ins w:id="18" w:author="Lior Bomwurzel" w:date="2023-06-13T11:39:00Z"/>
          <w:lang w:val="en-US"/>
        </w:rPr>
      </w:pPr>
    </w:p>
    <w:p w14:paraId="641E2577" w14:textId="3EE382F5" w:rsidR="00D04640" w:rsidRPr="00D04640" w:rsidRDefault="00D04640" w:rsidP="00D04640">
      <w:pPr>
        <w:bidi/>
        <w:rPr>
          <w:rtl/>
          <w:lang w:val="en-US"/>
        </w:rPr>
      </w:pPr>
      <w:ins w:id="19" w:author="Lior Bomwurzel" w:date="2023-06-13T11:39:00Z">
        <w:r>
          <w:rPr>
            <w:noProof/>
          </w:rPr>
          <w:drawing>
            <wp:inline distT="0" distB="0" distL="0" distR="0" wp14:anchorId="3923D269" wp14:editId="138D97EF">
              <wp:extent cx="5731510" cy="2675255"/>
              <wp:effectExtent l="0" t="0" r="0" b="0"/>
              <wp:docPr id="70121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2421" name=""/>
                      <pic:cNvPicPr/>
                    </pic:nvPicPr>
                    <pic:blipFill>
                      <a:blip r:embed="rId155"/>
                      <a:stretch>
                        <a:fillRect/>
                      </a:stretch>
                    </pic:blipFill>
                    <pic:spPr>
                      <a:xfrm>
                        <a:off x="0" y="0"/>
                        <a:ext cx="5731510" cy="2675255"/>
                      </a:xfrm>
                      <a:prstGeom prst="rect">
                        <a:avLst/>
                      </a:prstGeom>
                    </pic:spPr>
                  </pic:pic>
                </a:graphicData>
              </a:graphic>
            </wp:inline>
          </w:drawing>
        </w:r>
      </w:ins>
    </w:p>
    <w:sectPr w:rsidR="00D04640" w:rsidRPr="00D046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0DA2D" w14:textId="77777777" w:rsidR="00046C69" w:rsidRDefault="00046C69" w:rsidP="00D06857">
      <w:pPr>
        <w:spacing w:after="0" w:line="240" w:lineRule="auto"/>
      </w:pPr>
      <w:r>
        <w:separator/>
      </w:r>
    </w:p>
  </w:endnote>
  <w:endnote w:type="continuationSeparator" w:id="0">
    <w:p w14:paraId="76AAC38E" w14:textId="77777777" w:rsidR="00046C69" w:rsidRDefault="00046C69" w:rsidP="00D0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7AE6B" w14:textId="77777777" w:rsidR="00046C69" w:rsidRDefault="00046C69" w:rsidP="00D06857">
      <w:pPr>
        <w:spacing w:after="0" w:line="240" w:lineRule="auto"/>
      </w:pPr>
      <w:r>
        <w:separator/>
      </w:r>
    </w:p>
  </w:footnote>
  <w:footnote w:type="continuationSeparator" w:id="0">
    <w:p w14:paraId="28C7D811" w14:textId="77777777" w:rsidR="00046C69" w:rsidRDefault="00046C69" w:rsidP="00D06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0778"/>
    <w:multiLevelType w:val="hybridMultilevel"/>
    <w:tmpl w:val="650A9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05B547B"/>
    <w:multiLevelType w:val="hybridMultilevel"/>
    <w:tmpl w:val="F502EF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8B455CC"/>
    <w:multiLevelType w:val="hybridMultilevel"/>
    <w:tmpl w:val="70E2E62A"/>
    <w:lvl w:ilvl="0" w:tplc="2C4232FC">
      <w:numFmt w:val="bullet"/>
      <w:lvlText w:val="-"/>
      <w:lvlJc w:val="left"/>
      <w:pPr>
        <w:ind w:left="1050" w:hanging="360"/>
      </w:pPr>
      <w:rPr>
        <w:rFonts w:ascii="Calibri" w:eastAsiaTheme="minorEastAsia" w:hAnsi="Calibri" w:cs="Calibri" w:hint="default"/>
      </w:rPr>
    </w:lvl>
    <w:lvl w:ilvl="1" w:tplc="20000003" w:tentative="1">
      <w:start w:val="1"/>
      <w:numFmt w:val="bullet"/>
      <w:lvlText w:val="o"/>
      <w:lvlJc w:val="left"/>
      <w:pPr>
        <w:ind w:left="1770" w:hanging="360"/>
      </w:pPr>
      <w:rPr>
        <w:rFonts w:ascii="Courier New" w:hAnsi="Courier New" w:cs="Courier New" w:hint="default"/>
      </w:rPr>
    </w:lvl>
    <w:lvl w:ilvl="2" w:tplc="20000005" w:tentative="1">
      <w:start w:val="1"/>
      <w:numFmt w:val="bullet"/>
      <w:lvlText w:val=""/>
      <w:lvlJc w:val="left"/>
      <w:pPr>
        <w:ind w:left="2490" w:hanging="360"/>
      </w:pPr>
      <w:rPr>
        <w:rFonts w:ascii="Wingdings" w:hAnsi="Wingdings" w:hint="default"/>
      </w:rPr>
    </w:lvl>
    <w:lvl w:ilvl="3" w:tplc="20000001" w:tentative="1">
      <w:start w:val="1"/>
      <w:numFmt w:val="bullet"/>
      <w:lvlText w:val=""/>
      <w:lvlJc w:val="left"/>
      <w:pPr>
        <w:ind w:left="3210" w:hanging="360"/>
      </w:pPr>
      <w:rPr>
        <w:rFonts w:ascii="Symbol" w:hAnsi="Symbol" w:hint="default"/>
      </w:rPr>
    </w:lvl>
    <w:lvl w:ilvl="4" w:tplc="20000003" w:tentative="1">
      <w:start w:val="1"/>
      <w:numFmt w:val="bullet"/>
      <w:lvlText w:val="o"/>
      <w:lvlJc w:val="left"/>
      <w:pPr>
        <w:ind w:left="3930" w:hanging="360"/>
      </w:pPr>
      <w:rPr>
        <w:rFonts w:ascii="Courier New" w:hAnsi="Courier New" w:cs="Courier New" w:hint="default"/>
      </w:rPr>
    </w:lvl>
    <w:lvl w:ilvl="5" w:tplc="20000005" w:tentative="1">
      <w:start w:val="1"/>
      <w:numFmt w:val="bullet"/>
      <w:lvlText w:val=""/>
      <w:lvlJc w:val="left"/>
      <w:pPr>
        <w:ind w:left="4650" w:hanging="360"/>
      </w:pPr>
      <w:rPr>
        <w:rFonts w:ascii="Wingdings" w:hAnsi="Wingdings" w:hint="default"/>
      </w:rPr>
    </w:lvl>
    <w:lvl w:ilvl="6" w:tplc="20000001" w:tentative="1">
      <w:start w:val="1"/>
      <w:numFmt w:val="bullet"/>
      <w:lvlText w:val=""/>
      <w:lvlJc w:val="left"/>
      <w:pPr>
        <w:ind w:left="5370" w:hanging="360"/>
      </w:pPr>
      <w:rPr>
        <w:rFonts w:ascii="Symbol" w:hAnsi="Symbol" w:hint="default"/>
      </w:rPr>
    </w:lvl>
    <w:lvl w:ilvl="7" w:tplc="20000003" w:tentative="1">
      <w:start w:val="1"/>
      <w:numFmt w:val="bullet"/>
      <w:lvlText w:val="o"/>
      <w:lvlJc w:val="left"/>
      <w:pPr>
        <w:ind w:left="6090" w:hanging="360"/>
      </w:pPr>
      <w:rPr>
        <w:rFonts w:ascii="Courier New" w:hAnsi="Courier New" w:cs="Courier New" w:hint="default"/>
      </w:rPr>
    </w:lvl>
    <w:lvl w:ilvl="8" w:tplc="20000005" w:tentative="1">
      <w:start w:val="1"/>
      <w:numFmt w:val="bullet"/>
      <w:lvlText w:val=""/>
      <w:lvlJc w:val="left"/>
      <w:pPr>
        <w:ind w:left="6810" w:hanging="360"/>
      </w:pPr>
      <w:rPr>
        <w:rFonts w:ascii="Wingdings" w:hAnsi="Wingdings" w:hint="default"/>
      </w:rPr>
    </w:lvl>
  </w:abstractNum>
  <w:abstractNum w:abstractNumId="3" w15:restartNumberingAfterBreak="0">
    <w:nsid w:val="6AA467F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46E6FED"/>
    <w:multiLevelType w:val="hybridMultilevel"/>
    <w:tmpl w:val="295033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10371864">
    <w:abstractNumId w:val="4"/>
  </w:num>
  <w:num w:numId="2" w16cid:durableId="1483735878">
    <w:abstractNumId w:val="0"/>
  </w:num>
  <w:num w:numId="3" w16cid:durableId="485971713">
    <w:abstractNumId w:val="2"/>
  </w:num>
  <w:num w:numId="4" w16cid:durableId="1930312604">
    <w:abstractNumId w:val="3"/>
  </w:num>
  <w:num w:numId="5" w16cid:durableId="3743354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or Bomwurzel">
    <w15:presenceInfo w15:providerId="AD" w15:userId="S::liorb@pixellot.tv::78372e19-e217-4b59-9182-b4a31cbeeb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3842"/>
    <w:rsid w:val="000130D7"/>
    <w:rsid w:val="00017A85"/>
    <w:rsid w:val="00025161"/>
    <w:rsid w:val="000314AF"/>
    <w:rsid w:val="00046C69"/>
    <w:rsid w:val="00055A94"/>
    <w:rsid w:val="000A4984"/>
    <w:rsid w:val="000B36E3"/>
    <w:rsid w:val="000C0065"/>
    <w:rsid w:val="000F0B20"/>
    <w:rsid w:val="001341EE"/>
    <w:rsid w:val="00165DD4"/>
    <w:rsid w:val="00174485"/>
    <w:rsid w:val="00183FD9"/>
    <w:rsid w:val="001B6D89"/>
    <w:rsid w:val="001D34AD"/>
    <w:rsid w:val="001D36FB"/>
    <w:rsid w:val="001E3A2A"/>
    <w:rsid w:val="001F41F6"/>
    <w:rsid w:val="001F7AE8"/>
    <w:rsid w:val="00204120"/>
    <w:rsid w:val="00216D16"/>
    <w:rsid w:val="00220293"/>
    <w:rsid w:val="00220C56"/>
    <w:rsid w:val="00245362"/>
    <w:rsid w:val="002471F6"/>
    <w:rsid w:val="002506BF"/>
    <w:rsid w:val="0025684C"/>
    <w:rsid w:val="00262D97"/>
    <w:rsid w:val="002705F8"/>
    <w:rsid w:val="00273663"/>
    <w:rsid w:val="00291EEB"/>
    <w:rsid w:val="00294542"/>
    <w:rsid w:val="002B07A3"/>
    <w:rsid w:val="002C3733"/>
    <w:rsid w:val="002C5FC9"/>
    <w:rsid w:val="002D5D97"/>
    <w:rsid w:val="002D6A5F"/>
    <w:rsid w:val="002F1113"/>
    <w:rsid w:val="002F4BD8"/>
    <w:rsid w:val="002F5658"/>
    <w:rsid w:val="0030705F"/>
    <w:rsid w:val="0031050B"/>
    <w:rsid w:val="003246D8"/>
    <w:rsid w:val="00325C72"/>
    <w:rsid w:val="0032745E"/>
    <w:rsid w:val="00342BEE"/>
    <w:rsid w:val="003600EF"/>
    <w:rsid w:val="0036072B"/>
    <w:rsid w:val="0037114E"/>
    <w:rsid w:val="003A6C7A"/>
    <w:rsid w:val="00405B2D"/>
    <w:rsid w:val="00423DF1"/>
    <w:rsid w:val="0042401A"/>
    <w:rsid w:val="0043264C"/>
    <w:rsid w:val="00434C82"/>
    <w:rsid w:val="00436FD4"/>
    <w:rsid w:val="004429B1"/>
    <w:rsid w:val="00453D5A"/>
    <w:rsid w:val="004546F1"/>
    <w:rsid w:val="00456AE3"/>
    <w:rsid w:val="004705B4"/>
    <w:rsid w:val="004819C2"/>
    <w:rsid w:val="00486EAB"/>
    <w:rsid w:val="0049054A"/>
    <w:rsid w:val="004A2FA9"/>
    <w:rsid w:val="004C548C"/>
    <w:rsid w:val="005275C1"/>
    <w:rsid w:val="005479ED"/>
    <w:rsid w:val="00551847"/>
    <w:rsid w:val="00555AAD"/>
    <w:rsid w:val="005815F8"/>
    <w:rsid w:val="005F4594"/>
    <w:rsid w:val="005F72C1"/>
    <w:rsid w:val="005F7AC5"/>
    <w:rsid w:val="00617439"/>
    <w:rsid w:val="00633D37"/>
    <w:rsid w:val="006433D6"/>
    <w:rsid w:val="00660BB0"/>
    <w:rsid w:val="00665F8C"/>
    <w:rsid w:val="0067096A"/>
    <w:rsid w:val="006733D3"/>
    <w:rsid w:val="0067433F"/>
    <w:rsid w:val="00676A6A"/>
    <w:rsid w:val="006943D1"/>
    <w:rsid w:val="00694E40"/>
    <w:rsid w:val="006D43C3"/>
    <w:rsid w:val="006F037C"/>
    <w:rsid w:val="006F61B7"/>
    <w:rsid w:val="00714546"/>
    <w:rsid w:val="00720848"/>
    <w:rsid w:val="00725394"/>
    <w:rsid w:val="00734222"/>
    <w:rsid w:val="007407A3"/>
    <w:rsid w:val="00757237"/>
    <w:rsid w:val="00771D1C"/>
    <w:rsid w:val="00784621"/>
    <w:rsid w:val="007A763B"/>
    <w:rsid w:val="0081074A"/>
    <w:rsid w:val="00810D0F"/>
    <w:rsid w:val="00820036"/>
    <w:rsid w:val="00832462"/>
    <w:rsid w:val="00863A3D"/>
    <w:rsid w:val="00863BAB"/>
    <w:rsid w:val="0088171D"/>
    <w:rsid w:val="008B43A7"/>
    <w:rsid w:val="008C6466"/>
    <w:rsid w:val="008D5772"/>
    <w:rsid w:val="008E2B9E"/>
    <w:rsid w:val="00913842"/>
    <w:rsid w:val="0091408A"/>
    <w:rsid w:val="00923C92"/>
    <w:rsid w:val="009337BB"/>
    <w:rsid w:val="00965394"/>
    <w:rsid w:val="009732CF"/>
    <w:rsid w:val="009B6925"/>
    <w:rsid w:val="009B7B8D"/>
    <w:rsid w:val="009C2B42"/>
    <w:rsid w:val="009C3CF1"/>
    <w:rsid w:val="009C6263"/>
    <w:rsid w:val="009F2B24"/>
    <w:rsid w:val="009F44C6"/>
    <w:rsid w:val="00A014EE"/>
    <w:rsid w:val="00A263EA"/>
    <w:rsid w:val="00A60E2E"/>
    <w:rsid w:val="00A74010"/>
    <w:rsid w:val="00A80FF7"/>
    <w:rsid w:val="00AA0BCE"/>
    <w:rsid w:val="00AA4A72"/>
    <w:rsid w:val="00AA664D"/>
    <w:rsid w:val="00AC3BC5"/>
    <w:rsid w:val="00AC3FA6"/>
    <w:rsid w:val="00AF4C63"/>
    <w:rsid w:val="00B14C06"/>
    <w:rsid w:val="00B3114A"/>
    <w:rsid w:val="00B343C6"/>
    <w:rsid w:val="00B50622"/>
    <w:rsid w:val="00B639F5"/>
    <w:rsid w:val="00B738E1"/>
    <w:rsid w:val="00BA08F6"/>
    <w:rsid w:val="00BD1DC8"/>
    <w:rsid w:val="00BE67D9"/>
    <w:rsid w:val="00BF40F8"/>
    <w:rsid w:val="00BF4A8F"/>
    <w:rsid w:val="00C16A0E"/>
    <w:rsid w:val="00C327E5"/>
    <w:rsid w:val="00C576CF"/>
    <w:rsid w:val="00C71DC2"/>
    <w:rsid w:val="00C76276"/>
    <w:rsid w:val="00C86E3A"/>
    <w:rsid w:val="00C96DDD"/>
    <w:rsid w:val="00CC1EAA"/>
    <w:rsid w:val="00D04640"/>
    <w:rsid w:val="00D04CAC"/>
    <w:rsid w:val="00D06857"/>
    <w:rsid w:val="00D07C98"/>
    <w:rsid w:val="00D4338E"/>
    <w:rsid w:val="00D5769A"/>
    <w:rsid w:val="00D57AD0"/>
    <w:rsid w:val="00D6073B"/>
    <w:rsid w:val="00D6788C"/>
    <w:rsid w:val="00D71EF9"/>
    <w:rsid w:val="00D86C0F"/>
    <w:rsid w:val="00D92889"/>
    <w:rsid w:val="00DB3952"/>
    <w:rsid w:val="00DC1B72"/>
    <w:rsid w:val="00DD1752"/>
    <w:rsid w:val="00DF5F76"/>
    <w:rsid w:val="00E062B3"/>
    <w:rsid w:val="00E06DC1"/>
    <w:rsid w:val="00E20909"/>
    <w:rsid w:val="00E261BE"/>
    <w:rsid w:val="00E43217"/>
    <w:rsid w:val="00E44906"/>
    <w:rsid w:val="00E45B6D"/>
    <w:rsid w:val="00E67A38"/>
    <w:rsid w:val="00E872B7"/>
    <w:rsid w:val="00E918DE"/>
    <w:rsid w:val="00E92C57"/>
    <w:rsid w:val="00E9784F"/>
    <w:rsid w:val="00EC5119"/>
    <w:rsid w:val="00EE3C93"/>
    <w:rsid w:val="00EE6A68"/>
    <w:rsid w:val="00EE6C2B"/>
    <w:rsid w:val="00F045E3"/>
    <w:rsid w:val="00F104B5"/>
    <w:rsid w:val="00F23AC0"/>
    <w:rsid w:val="00F456AA"/>
    <w:rsid w:val="00F47599"/>
    <w:rsid w:val="00F47EEA"/>
    <w:rsid w:val="00F51337"/>
    <w:rsid w:val="00F53510"/>
    <w:rsid w:val="00F554E2"/>
    <w:rsid w:val="00F60F0A"/>
    <w:rsid w:val="00F64D61"/>
    <w:rsid w:val="00F70562"/>
    <w:rsid w:val="00F738A3"/>
    <w:rsid w:val="00F73EFC"/>
    <w:rsid w:val="00F80F76"/>
    <w:rsid w:val="00F8777F"/>
    <w:rsid w:val="00F95B2A"/>
    <w:rsid w:val="00F97F5A"/>
    <w:rsid w:val="00FB1177"/>
    <w:rsid w:val="00FB1F76"/>
    <w:rsid w:val="00FB6770"/>
    <w:rsid w:val="00FB6D40"/>
    <w:rsid w:val="00FD16FB"/>
    <w:rsid w:val="00FD1B5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964E"/>
  <w15:docId w15:val="{733D76FF-4CB5-4A40-B08B-E817C507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516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BF40F8"/>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BF4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84F"/>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Heading1Char">
    <w:name w:val="Heading 1 Char"/>
    <w:basedOn w:val="DefaultParagraphFont"/>
    <w:link w:val="Heading1"/>
    <w:uiPriority w:val="9"/>
    <w:rsid w:val="00025161"/>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rsid w:val="00BF40F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F40F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F40F8"/>
    <w:pPr>
      <w:spacing w:after="0" w:line="276" w:lineRule="auto"/>
      <w:ind w:left="720"/>
      <w:contextualSpacing/>
    </w:pPr>
    <w:rPr>
      <w:rFonts w:ascii="Arial" w:eastAsia="Arial" w:hAnsi="Arial" w:cs="Arial"/>
      <w:lang w:val="he"/>
    </w:rPr>
  </w:style>
  <w:style w:type="paragraph" w:styleId="EndnoteText">
    <w:name w:val="endnote text"/>
    <w:basedOn w:val="Normal"/>
    <w:link w:val="EndnoteTextChar"/>
    <w:uiPriority w:val="99"/>
    <w:semiHidden/>
    <w:unhideWhenUsed/>
    <w:rsid w:val="00D068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857"/>
    <w:rPr>
      <w:sz w:val="20"/>
      <w:szCs w:val="20"/>
    </w:rPr>
  </w:style>
  <w:style w:type="character" w:styleId="EndnoteReference">
    <w:name w:val="endnote reference"/>
    <w:basedOn w:val="DefaultParagraphFont"/>
    <w:uiPriority w:val="99"/>
    <w:semiHidden/>
    <w:unhideWhenUsed/>
    <w:rsid w:val="00D06857"/>
    <w:rPr>
      <w:vertAlign w:val="superscript"/>
    </w:rPr>
  </w:style>
  <w:style w:type="paragraph" w:styleId="HTMLPreformatted">
    <w:name w:val="HTML Preformatted"/>
    <w:basedOn w:val="Normal"/>
    <w:link w:val="HTMLPreformattedChar"/>
    <w:uiPriority w:val="99"/>
    <w:semiHidden/>
    <w:unhideWhenUsed/>
    <w:rsid w:val="008D5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8D5772"/>
    <w:rPr>
      <w:rFonts w:ascii="Courier New" w:eastAsia="Times New Roman" w:hAnsi="Courier New" w:cs="Courier New"/>
      <w:sz w:val="20"/>
      <w:szCs w:val="20"/>
      <w:lang w:val="en-IL" w:eastAsia="en-IL"/>
    </w:rPr>
  </w:style>
  <w:style w:type="table" w:styleId="TableGrid">
    <w:name w:val="Table Grid"/>
    <w:basedOn w:val="TableNormal"/>
    <w:uiPriority w:val="39"/>
    <w:rsid w:val="00E2090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20293"/>
    <w:rPr>
      <w:b/>
      <w:bCs/>
    </w:rPr>
  </w:style>
  <w:style w:type="character" w:styleId="PlaceholderText">
    <w:name w:val="Placeholder Text"/>
    <w:basedOn w:val="DefaultParagraphFont"/>
    <w:uiPriority w:val="99"/>
    <w:semiHidden/>
    <w:rsid w:val="00A74010"/>
    <w:rPr>
      <w:color w:val="808080"/>
    </w:rPr>
  </w:style>
  <w:style w:type="character" w:styleId="Hyperlink">
    <w:name w:val="Hyperlink"/>
    <w:basedOn w:val="DefaultParagraphFont"/>
    <w:uiPriority w:val="99"/>
    <w:unhideWhenUsed/>
    <w:rsid w:val="001F7AE8"/>
    <w:rPr>
      <w:color w:val="0563C1" w:themeColor="hyperlink"/>
      <w:u w:val="single"/>
    </w:rPr>
  </w:style>
  <w:style w:type="character" w:styleId="UnresolvedMention">
    <w:name w:val="Unresolved Mention"/>
    <w:basedOn w:val="DefaultParagraphFont"/>
    <w:uiPriority w:val="99"/>
    <w:semiHidden/>
    <w:unhideWhenUsed/>
    <w:rsid w:val="001F7AE8"/>
    <w:rPr>
      <w:color w:val="605E5C"/>
      <w:shd w:val="clear" w:color="auto" w:fill="E1DFDD"/>
    </w:rPr>
  </w:style>
  <w:style w:type="paragraph" w:styleId="Revision">
    <w:name w:val="Revision"/>
    <w:hidden/>
    <w:uiPriority w:val="99"/>
    <w:semiHidden/>
    <w:rsid w:val="00D04640"/>
    <w:pPr>
      <w:spacing w:after="0" w:line="240" w:lineRule="auto"/>
    </w:pPr>
  </w:style>
  <w:style w:type="character" w:styleId="FollowedHyperlink">
    <w:name w:val="FollowedHyperlink"/>
    <w:basedOn w:val="DefaultParagraphFont"/>
    <w:uiPriority w:val="99"/>
    <w:semiHidden/>
    <w:unhideWhenUsed/>
    <w:rsid w:val="00174485"/>
    <w:rPr>
      <w:color w:val="954F72" w:themeColor="followedHyperlink"/>
      <w:u w:val="single"/>
    </w:rPr>
  </w:style>
  <w:style w:type="paragraph" w:styleId="TOCHeading">
    <w:name w:val="TOC Heading"/>
    <w:basedOn w:val="Heading1"/>
    <w:next w:val="Normal"/>
    <w:uiPriority w:val="39"/>
    <w:unhideWhenUsed/>
    <w:qFormat/>
    <w:rsid w:val="00660BB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660BB0"/>
    <w:pPr>
      <w:tabs>
        <w:tab w:val="right" w:leader="dot" w:pos="9016"/>
      </w:tabs>
      <w:spacing w:after="100"/>
    </w:pPr>
  </w:style>
  <w:style w:type="paragraph" w:styleId="TOC2">
    <w:name w:val="toc 2"/>
    <w:basedOn w:val="Normal"/>
    <w:next w:val="Normal"/>
    <w:autoRedefine/>
    <w:uiPriority w:val="39"/>
    <w:unhideWhenUsed/>
    <w:rsid w:val="00660BB0"/>
    <w:pPr>
      <w:spacing w:after="100"/>
      <w:ind w:left="220"/>
    </w:pPr>
  </w:style>
  <w:style w:type="paragraph" w:styleId="TOC3">
    <w:name w:val="toc 3"/>
    <w:basedOn w:val="Normal"/>
    <w:next w:val="Normal"/>
    <w:autoRedefine/>
    <w:uiPriority w:val="39"/>
    <w:unhideWhenUsed/>
    <w:rsid w:val="00660BB0"/>
    <w:pPr>
      <w:spacing w:after="100"/>
      <w:ind w:left="440"/>
    </w:pPr>
  </w:style>
  <w:style w:type="paragraph" w:styleId="Header">
    <w:name w:val="header"/>
    <w:basedOn w:val="Normal"/>
    <w:link w:val="HeaderChar"/>
    <w:uiPriority w:val="99"/>
    <w:unhideWhenUsed/>
    <w:rsid w:val="00C16A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0E"/>
  </w:style>
  <w:style w:type="paragraph" w:styleId="Footer">
    <w:name w:val="footer"/>
    <w:basedOn w:val="Normal"/>
    <w:link w:val="FooterChar"/>
    <w:uiPriority w:val="99"/>
    <w:unhideWhenUsed/>
    <w:rsid w:val="00C16A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1692">
      <w:bodyDiv w:val="1"/>
      <w:marLeft w:val="0"/>
      <w:marRight w:val="0"/>
      <w:marTop w:val="0"/>
      <w:marBottom w:val="0"/>
      <w:divBdr>
        <w:top w:val="none" w:sz="0" w:space="0" w:color="auto"/>
        <w:left w:val="none" w:sz="0" w:space="0" w:color="auto"/>
        <w:bottom w:val="none" w:sz="0" w:space="0" w:color="auto"/>
        <w:right w:val="none" w:sz="0" w:space="0" w:color="auto"/>
      </w:divBdr>
    </w:div>
    <w:div w:id="149175469">
      <w:bodyDiv w:val="1"/>
      <w:marLeft w:val="0"/>
      <w:marRight w:val="0"/>
      <w:marTop w:val="0"/>
      <w:marBottom w:val="0"/>
      <w:divBdr>
        <w:top w:val="none" w:sz="0" w:space="0" w:color="auto"/>
        <w:left w:val="none" w:sz="0" w:space="0" w:color="auto"/>
        <w:bottom w:val="none" w:sz="0" w:space="0" w:color="auto"/>
        <w:right w:val="none" w:sz="0" w:space="0" w:color="auto"/>
      </w:divBdr>
    </w:div>
    <w:div w:id="315427165">
      <w:bodyDiv w:val="1"/>
      <w:marLeft w:val="0"/>
      <w:marRight w:val="0"/>
      <w:marTop w:val="0"/>
      <w:marBottom w:val="0"/>
      <w:divBdr>
        <w:top w:val="none" w:sz="0" w:space="0" w:color="auto"/>
        <w:left w:val="none" w:sz="0" w:space="0" w:color="auto"/>
        <w:bottom w:val="none" w:sz="0" w:space="0" w:color="auto"/>
        <w:right w:val="none" w:sz="0" w:space="0" w:color="auto"/>
      </w:divBdr>
    </w:div>
    <w:div w:id="655258859">
      <w:bodyDiv w:val="1"/>
      <w:marLeft w:val="0"/>
      <w:marRight w:val="0"/>
      <w:marTop w:val="0"/>
      <w:marBottom w:val="0"/>
      <w:divBdr>
        <w:top w:val="none" w:sz="0" w:space="0" w:color="auto"/>
        <w:left w:val="none" w:sz="0" w:space="0" w:color="auto"/>
        <w:bottom w:val="none" w:sz="0" w:space="0" w:color="auto"/>
        <w:right w:val="none" w:sz="0" w:space="0" w:color="auto"/>
      </w:divBdr>
    </w:div>
    <w:div w:id="827287861">
      <w:bodyDiv w:val="1"/>
      <w:marLeft w:val="0"/>
      <w:marRight w:val="0"/>
      <w:marTop w:val="0"/>
      <w:marBottom w:val="0"/>
      <w:divBdr>
        <w:top w:val="none" w:sz="0" w:space="0" w:color="auto"/>
        <w:left w:val="none" w:sz="0" w:space="0" w:color="auto"/>
        <w:bottom w:val="none" w:sz="0" w:space="0" w:color="auto"/>
        <w:right w:val="none" w:sz="0" w:space="0" w:color="auto"/>
      </w:divBdr>
    </w:div>
    <w:div w:id="1084718419">
      <w:bodyDiv w:val="1"/>
      <w:marLeft w:val="0"/>
      <w:marRight w:val="0"/>
      <w:marTop w:val="0"/>
      <w:marBottom w:val="0"/>
      <w:divBdr>
        <w:top w:val="none" w:sz="0" w:space="0" w:color="auto"/>
        <w:left w:val="none" w:sz="0" w:space="0" w:color="auto"/>
        <w:bottom w:val="none" w:sz="0" w:space="0" w:color="auto"/>
        <w:right w:val="none" w:sz="0" w:space="0" w:color="auto"/>
      </w:divBdr>
    </w:div>
    <w:div w:id="1132091801">
      <w:bodyDiv w:val="1"/>
      <w:marLeft w:val="0"/>
      <w:marRight w:val="0"/>
      <w:marTop w:val="0"/>
      <w:marBottom w:val="0"/>
      <w:divBdr>
        <w:top w:val="none" w:sz="0" w:space="0" w:color="auto"/>
        <w:left w:val="none" w:sz="0" w:space="0" w:color="auto"/>
        <w:bottom w:val="none" w:sz="0" w:space="0" w:color="auto"/>
        <w:right w:val="none" w:sz="0" w:space="0" w:color="auto"/>
      </w:divBdr>
    </w:div>
    <w:div w:id="1228103741">
      <w:bodyDiv w:val="1"/>
      <w:marLeft w:val="0"/>
      <w:marRight w:val="0"/>
      <w:marTop w:val="0"/>
      <w:marBottom w:val="0"/>
      <w:divBdr>
        <w:top w:val="none" w:sz="0" w:space="0" w:color="auto"/>
        <w:left w:val="none" w:sz="0" w:space="0" w:color="auto"/>
        <w:bottom w:val="none" w:sz="0" w:space="0" w:color="auto"/>
        <w:right w:val="none" w:sz="0" w:space="0" w:color="auto"/>
      </w:divBdr>
    </w:div>
    <w:div w:id="1485732069">
      <w:bodyDiv w:val="1"/>
      <w:marLeft w:val="0"/>
      <w:marRight w:val="0"/>
      <w:marTop w:val="0"/>
      <w:marBottom w:val="0"/>
      <w:divBdr>
        <w:top w:val="none" w:sz="0" w:space="0" w:color="auto"/>
        <w:left w:val="none" w:sz="0" w:space="0" w:color="auto"/>
        <w:bottom w:val="none" w:sz="0" w:space="0" w:color="auto"/>
        <w:right w:val="none" w:sz="0" w:space="0" w:color="auto"/>
      </w:divBdr>
      <w:divsChild>
        <w:div w:id="1069351872">
          <w:marLeft w:val="0"/>
          <w:marRight w:val="0"/>
          <w:marTop w:val="0"/>
          <w:marBottom w:val="0"/>
          <w:divBdr>
            <w:top w:val="none" w:sz="0" w:space="0" w:color="auto"/>
            <w:left w:val="none" w:sz="0" w:space="0" w:color="auto"/>
            <w:bottom w:val="none" w:sz="0" w:space="0" w:color="auto"/>
            <w:right w:val="none" w:sz="0" w:space="0" w:color="auto"/>
          </w:divBdr>
          <w:divsChild>
            <w:div w:id="19833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0429">
      <w:bodyDiv w:val="1"/>
      <w:marLeft w:val="0"/>
      <w:marRight w:val="0"/>
      <w:marTop w:val="0"/>
      <w:marBottom w:val="0"/>
      <w:divBdr>
        <w:top w:val="none" w:sz="0" w:space="0" w:color="auto"/>
        <w:left w:val="none" w:sz="0" w:space="0" w:color="auto"/>
        <w:bottom w:val="none" w:sz="0" w:space="0" w:color="auto"/>
        <w:right w:val="none" w:sz="0" w:space="0" w:color="auto"/>
      </w:divBdr>
    </w:div>
    <w:div w:id="1843737895">
      <w:bodyDiv w:val="1"/>
      <w:marLeft w:val="0"/>
      <w:marRight w:val="0"/>
      <w:marTop w:val="0"/>
      <w:marBottom w:val="0"/>
      <w:divBdr>
        <w:top w:val="none" w:sz="0" w:space="0" w:color="auto"/>
        <w:left w:val="none" w:sz="0" w:space="0" w:color="auto"/>
        <w:bottom w:val="none" w:sz="0" w:space="0" w:color="auto"/>
        <w:right w:val="none" w:sz="0" w:space="0" w:color="auto"/>
      </w:divBdr>
    </w:div>
    <w:div w:id="1863933179">
      <w:bodyDiv w:val="1"/>
      <w:marLeft w:val="0"/>
      <w:marRight w:val="0"/>
      <w:marTop w:val="0"/>
      <w:marBottom w:val="0"/>
      <w:divBdr>
        <w:top w:val="none" w:sz="0" w:space="0" w:color="auto"/>
        <w:left w:val="none" w:sz="0" w:space="0" w:color="auto"/>
        <w:bottom w:val="none" w:sz="0" w:space="0" w:color="auto"/>
        <w:right w:val="none" w:sz="0" w:space="0" w:color="auto"/>
      </w:divBdr>
    </w:div>
    <w:div w:id="2052875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microsoft.com/office/2011/relationships/people" Target="people.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hyperlink" Target="https://ietresearch.onlinelibrary.wiley.com/doi/full/10.1049/iet-ipr.2018.6570" TargetMode="Externa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98E2A-F76B-4153-B79A-CADB2FB01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5787</TotalTime>
  <Pages>28</Pages>
  <Words>4243</Words>
  <Characters>24189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Bomwurzel</dc:creator>
  <cp:keywords/>
  <dc:description/>
  <cp:lastModifiedBy>Lior Bomwurzel</cp:lastModifiedBy>
  <cp:revision>119</cp:revision>
  <dcterms:created xsi:type="dcterms:W3CDTF">2023-05-13T12:08:00Z</dcterms:created>
  <dcterms:modified xsi:type="dcterms:W3CDTF">2023-06-13T17:41:00Z</dcterms:modified>
</cp:coreProperties>
</file>